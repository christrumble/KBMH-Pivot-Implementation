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tasks/documenttasks1.xml" ContentType="application/vnd.ms-office.documenttask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D09E38" w14:textId="38961836" w:rsidR="00486F94" w:rsidRDefault="00486F94" w:rsidP="548FD954">
      <w:pPr>
        <w:spacing w:line="276" w:lineRule="auto"/>
        <w:jc w:val="right"/>
        <w:rPr>
          <w:b/>
          <w:bCs/>
          <w:sz w:val="32"/>
          <w:szCs w:val="32"/>
          <w:lang w:val="en"/>
        </w:rPr>
      </w:pPr>
    </w:p>
    <w:p w14:paraId="3D845F59" w14:textId="77777777" w:rsidR="00486F94" w:rsidRDefault="00486F94" w:rsidP="00486F94">
      <w:pPr>
        <w:spacing w:line="276" w:lineRule="auto"/>
        <w:jc w:val="right"/>
        <w:rPr>
          <w:b/>
          <w:sz w:val="32"/>
          <w:szCs w:val="32"/>
          <w:lang w:val="en"/>
        </w:rPr>
      </w:pPr>
    </w:p>
    <w:p w14:paraId="3BDFF227" w14:textId="77777777" w:rsidR="00486F94" w:rsidRDefault="00486F94" w:rsidP="00486F94">
      <w:pPr>
        <w:spacing w:line="276" w:lineRule="auto"/>
        <w:jc w:val="right"/>
        <w:rPr>
          <w:b/>
          <w:sz w:val="32"/>
          <w:szCs w:val="32"/>
          <w:lang w:val="en"/>
        </w:rPr>
      </w:pPr>
    </w:p>
    <w:p w14:paraId="1CABF6F2" w14:textId="77777777" w:rsidR="00486F94" w:rsidRDefault="00486F94" w:rsidP="00486F94">
      <w:pPr>
        <w:spacing w:line="276" w:lineRule="auto"/>
        <w:jc w:val="right"/>
        <w:rPr>
          <w:b/>
          <w:sz w:val="32"/>
          <w:szCs w:val="32"/>
          <w:lang w:val="en"/>
        </w:rPr>
      </w:pPr>
    </w:p>
    <w:p w14:paraId="448A73F9" w14:textId="77777777" w:rsidR="00486F94" w:rsidRDefault="00486F94" w:rsidP="00486F94">
      <w:pPr>
        <w:spacing w:line="276" w:lineRule="auto"/>
        <w:jc w:val="right"/>
        <w:rPr>
          <w:b/>
          <w:sz w:val="32"/>
          <w:szCs w:val="32"/>
          <w:lang w:val="en"/>
        </w:rPr>
      </w:pPr>
    </w:p>
    <w:p w14:paraId="407F80EF" w14:textId="77777777" w:rsidR="00486F94" w:rsidRDefault="00486F94" w:rsidP="00486F94">
      <w:pPr>
        <w:spacing w:line="276" w:lineRule="auto"/>
        <w:jc w:val="right"/>
        <w:rPr>
          <w:b/>
          <w:sz w:val="32"/>
          <w:szCs w:val="32"/>
          <w:lang w:val="en"/>
        </w:rPr>
      </w:pPr>
    </w:p>
    <w:p w14:paraId="05C42E50" w14:textId="0E8FDF8B" w:rsidR="00BA1A62" w:rsidRPr="00486F94" w:rsidRDefault="00FA4E34" w:rsidP="00486F94">
      <w:pPr>
        <w:spacing w:line="276" w:lineRule="auto"/>
        <w:jc w:val="right"/>
        <w:rPr>
          <w:b/>
          <w:sz w:val="32"/>
          <w:szCs w:val="32"/>
          <w:lang w:val="en"/>
        </w:rPr>
      </w:pPr>
      <w:r w:rsidRPr="00486F94">
        <w:rPr>
          <w:b/>
          <w:sz w:val="32"/>
          <w:szCs w:val="32"/>
          <w:lang w:val="en"/>
        </w:rPr>
        <w:t>Business Requirements Document (BRD)</w:t>
      </w:r>
    </w:p>
    <w:p w14:paraId="52317539" w14:textId="7CEF0044" w:rsidR="00BA1A62" w:rsidRPr="00486F94" w:rsidRDefault="00FA4E34" w:rsidP="00486F94">
      <w:pPr>
        <w:spacing w:line="276" w:lineRule="auto"/>
        <w:jc w:val="right"/>
        <w:rPr>
          <w:b/>
          <w:sz w:val="32"/>
          <w:szCs w:val="32"/>
          <w:lang w:val="en"/>
        </w:rPr>
      </w:pPr>
      <w:r w:rsidRPr="00486F94">
        <w:rPr>
          <w:b/>
          <w:sz w:val="32"/>
          <w:szCs w:val="32"/>
          <w:lang w:val="en"/>
        </w:rPr>
        <w:t xml:space="preserve">for </w:t>
      </w:r>
      <w:r w:rsidR="00486F94">
        <w:rPr>
          <w:b/>
          <w:sz w:val="32"/>
          <w:szCs w:val="32"/>
          <w:lang w:val="en"/>
        </w:rPr>
        <w:t>NetSuite Orion</w:t>
      </w:r>
      <w:r w:rsidRPr="00486F94">
        <w:rPr>
          <w:b/>
          <w:sz w:val="32"/>
          <w:szCs w:val="32"/>
          <w:lang w:val="en"/>
        </w:rPr>
        <w:t xml:space="preserve"> Implementation</w:t>
      </w:r>
    </w:p>
    <w:p w14:paraId="4E6AF475" w14:textId="77777777" w:rsidR="00BA1A62" w:rsidRPr="00486F94" w:rsidRDefault="00FA4E34" w:rsidP="00486F94">
      <w:pPr>
        <w:spacing w:line="276" w:lineRule="auto"/>
        <w:jc w:val="right"/>
        <w:rPr>
          <w:b/>
          <w:sz w:val="32"/>
          <w:szCs w:val="32"/>
          <w:lang w:val="en"/>
        </w:rPr>
      </w:pPr>
      <w:r w:rsidRPr="00486F94">
        <w:rPr>
          <w:b/>
          <w:sz w:val="32"/>
          <w:szCs w:val="32"/>
          <w:lang w:val="en"/>
        </w:rPr>
        <w:t>Operations Process Area</w:t>
      </w:r>
    </w:p>
    <w:p w14:paraId="6F90D85F" w14:textId="77777777" w:rsidR="00486F94" w:rsidRDefault="00486F94">
      <w:pPr>
        <w:spacing w:before="2000" w:after="200"/>
        <w:jc w:val="right"/>
        <w:rPr>
          <w:b/>
          <w:bCs/>
          <w:sz w:val="24"/>
          <w:szCs w:val="24"/>
        </w:rPr>
      </w:pPr>
    </w:p>
    <w:p w14:paraId="2F91E917" w14:textId="77777777" w:rsidR="00375465" w:rsidRDefault="00375465" w:rsidP="00AA1752">
      <w:pPr>
        <w:spacing w:before="2000" w:after="200"/>
        <w:ind w:left="4320" w:firstLine="720"/>
        <w:jc w:val="right"/>
        <w:rPr>
          <w:b/>
          <w:bCs/>
          <w:sz w:val="24"/>
          <w:szCs w:val="24"/>
        </w:rPr>
      </w:pPr>
    </w:p>
    <w:p w14:paraId="783103CB" w14:textId="381F9B34" w:rsidR="00BA1A62" w:rsidRDefault="00FA4E34" w:rsidP="00AA1752">
      <w:pPr>
        <w:spacing w:before="2000" w:after="200"/>
        <w:ind w:left="4320" w:firstLine="720"/>
        <w:jc w:val="right"/>
        <w:rPr>
          <w:b/>
          <w:bCs/>
          <w:sz w:val="24"/>
          <w:szCs w:val="24"/>
        </w:rPr>
      </w:pPr>
      <w:r w:rsidRPr="00FA4E34">
        <w:rPr>
          <w:b/>
          <w:bCs/>
          <w:sz w:val="24"/>
          <w:szCs w:val="24"/>
        </w:rPr>
        <w:t>Prepared for: Pivot Interior</w:t>
      </w:r>
      <w:r w:rsidR="00AA1752">
        <w:rPr>
          <w:b/>
          <w:bCs/>
          <w:sz w:val="24"/>
          <w:szCs w:val="24"/>
        </w:rPr>
        <w:t xml:space="preserve">s, </w:t>
      </w:r>
      <w:r w:rsidRPr="00FA4E34">
        <w:rPr>
          <w:b/>
          <w:bCs/>
          <w:sz w:val="24"/>
          <w:szCs w:val="24"/>
        </w:rPr>
        <w:t>Inc.</w:t>
      </w:r>
    </w:p>
    <w:p w14:paraId="2F4B61C9" w14:textId="77777777" w:rsidR="001A6924" w:rsidRDefault="001A6924">
      <w:pPr>
        <w:spacing w:after="200"/>
        <w:jc w:val="right"/>
        <w:rPr>
          <w:b/>
          <w:bCs/>
          <w:sz w:val="24"/>
          <w:szCs w:val="24"/>
        </w:rPr>
      </w:pPr>
    </w:p>
    <w:p w14:paraId="0B6B740B" w14:textId="17BFAC8D" w:rsidR="00BA1A62" w:rsidRDefault="00FA4E34">
      <w:pPr>
        <w:spacing w:after="200"/>
        <w:jc w:val="right"/>
      </w:pPr>
      <w:r w:rsidRPr="00FA4E34">
        <w:rPr>
          <w:b/>
          <w:bCs/>
          <w:sz w:val="24"/>
          <w:szCs w:val="24"/>
        </w:rPr>
        <w:t>Version 1.0</w:t>
      </w:r>
    </w:p>
    <w:p w14:paraId="344F6FB0" w14:textId="46DED7A9" w:rsidR="00BA1A62" w:rsidRDefault="00FA4E34">
      <w:pPr>
        <w:spacing w:after="400"/>
        <w:jc w:val="right"/>
      </w:pPr>
      <w:r w:rsidRPr="00FA4E34">
        <w:rPr>
          <w:b/>
          <w:bCs/>
          <w:sz w:val="24"/>
          <w:szCs w:val="24"/>
        </w:rPr>
        <w:t xml:space="preserve">Date: </w:t>
      </w:r>
      <w:r w:rsidR="00AA1752">
        <w:rPr>
          <w:b/>
          <w:bCs/>
          <w:sz w:val="24"/>
          <w:szCs w:val="24"/>
        </w:rPr>
        <w:t xml:space="preserve">November </w:t>
      </w:r>
      <w:r w:rsidR="006F3512">
        <w:rPr>
          <w:b/>
          <w:bCs/>
          <w:sz w:val="24"/>
          <w:szCs w:val="24"/>
        </w:rPr>
        <w:t>13</w:t>
      </w:r>
      <w:r w:rsidRPr="00FA4E34">
        <w:rPr>
          <w:b/>
          <w:bCs/>
          <w:sz w:val="24"/>
          <w:szCs w:val="24"/>
        </w:rPr>
        <w:t>, 2025</w:t>
      </w:r>
    </w:p>
    <w:p w14:paraId="667C746C" w14:textId="77777777" w:rsidR="00BA1A62" w:rsidRPr="00375465" w:rsidRDefault="00FA4E34" w:rsidP="00375465">
      <w:pPr>
        <w:spacing w:line="276" w:lineRule="auto"/>
        <w:jc w:val="right"/>
        <w:rPr>
          <w:b/>
          <w:lang w:val="en"/>
        </w:rPr>
      </w:pPr>
      <w:r w:rsidRPr="00375465">
        <w:rPr>
          <w:b/>
          <w:lang w:val="en"/>
        </w:rPr>
        <w:t>Prepared by:</w:t>
      </w:r>
    </w:p>
    <w:p w14:paraId="4F8B49FF" w14:textId="77777777" w:rsidR="00BA1A62" w:rsidRPr="00375465" w:rsidRDefault="00FA4E34" w:rsidP="00375465">
      <w:pPr>
        <w:spacing w:line="276" w:lineRule="auto"/>
        <w:jc w:val="right"/>
        <w:rPr>
          <w:b/>
        </w:rPr>
      </w:pPr>
      <w:r w:rsidRPr="13523D57">
        <w:rPr>
          <w:b/>
        </w:rPr>
        <w:t>Marcus Dallacqua (Contract Furniture SME and Functional Consultant)</w:t>
      </w:r>
    </w:p>
    <w:p w14:paraId="2DA291A8" w14:textId="77777777" w:rsidR="00BA1A62" w:rsidRPr="00375465" w:rsidRDefault="00FA4E34" w:rsidP="00375465">
      <w:pPr>
        <w:spacing w:line="276" w:lineRule="auto"/>
        <w:jc w:val="right"/>
        <w:rPr>
          <w:b/>
          <w:lang w:val="en"/>
        </w:rPr>
      </w:pPr>
      <w:r w:rsidRPr="00375465">
        <w:rPr>
          <w:b/>
          <w:lang w:val="en"/>
        </w:rPr>
        <w:t>Chris Trumble (Contract Furniture SME and Functional Consultant)</w:t>
      </w:r>
    </w:p>
    <w:p w14:paraId="50BAA196" w14:textId="1D49AECA" w:rsidR="00BA1A62" w:rsidRPr="00375465" w:rsidRDefault="00FA4E34" w:rsidP="00375465">
      <w:pPr>
        <w:spacing w:line="276" w:lineRule="auto"/>
        <w:jc w:val="right"/>
        <w:rPr>
          <w:b/>
          <w:lang w:val="en"/>
        </w:rPr>
      </w:pPr>
      <w:r w:rsidRPr="00375465">
        <w:rPr>
          <w:b/>
          <w:lang w:val="en"/>
        </w:rPr>
        <w:t xml:space="preserve">Debbie Herbert (NetSuite </w:t>
      </w:r>
      <w:r w:rsidR="00AA1752" w:rsidRPr="00375465">
        <w:rPr>
          <w:b/>
          <w:lang w:val="en"/>
        </w:rPr>
        <w:t xml:space="preserve">Orion </w:t>
      </w:r>
      <w:r w:rsidRPr="00375465">
        <w:rPr>
          <w:b/>
          <w:lang w:val="en"/>
        </w:rPr>
        <w:t>Project Manager)</w:t>
      </w:r>
    </w:p>
    <w:p w14:paraId="4667725C" w14:textId="039B796D" w:rsidR="00AA1752" w:rsidRPr="00375465" w:rsidRDefault="00AA1752" w:rsidP="00375465">
      <w:pPr>
        <w:spacing w:line="276" w:lineRule="auto"/>
        <w:jc w:val="right"/>
        <w:rPr>
          <w:b/>
          <w:lang w:val="en"/>
        </w:rPr>
      </w:pPr>
      <w:r w:rsidRPr="00375465">
        <w:rPr>
          <w:b/>
          <w:lang w:val="en"/>
        </w:rPr>
        <w:t>Jeanine Post (NetSuite Orion Functional Consultant)</w:t>
      </w:r>
    </w:p>
    <w:p w14:paraId="22D5E33E" w14:textId="30EA6F9C" w:rsidR="00BA1A62" w:rsidRPr="00FA4E34" w:rsidRDefault="00FA4E34">
      <w:pPr>
        <w:pageBreakBefore/>
        <w:rPr>
          <w:b/>
          <w:bCs/>
        </w:rPr>
      </w:pPr>
      <w:r w:rsidRPr="00FA4E34">
        <w:rPr>
          <w:noProof/>
        </w:rPr>
        <w:drawing>
          <wp:inline distT="0" distB="0" distL="0" distR="0" wp14:anchorId="254A4B27" wp14:editId="631992F9">
            <wp:extent cx="5731510" cy="447675"/>
            <wp:effectExtent l="0" t="0" r="0" b="0"/>
            <wp:docPr id="7352469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731510" cy="447675"/>
                    </a:xfrm>
                    <a:prstGeom prst="rect">
                      <a:avLst/>
                    </a:prstGeom>
                    <a:noFill/>
                    <a:ln>
                      <a:noFill/>
                    </a:ln>
                  </pic:spPr>
                </pic:pic>
              </a:graphicData>
            </a:graphic>
          </wp:inline>
        </w:drawing>
      </w:r>
    </w:p>
    <w:p w14:paraId="32723B89" w14:textId="2D323650" w:rsidR="005B461B" w:rsidRDefault="00FA4E34">
      <w:pPr>
        <w:pStyle w:val="TOC1"/>
        <w:tabs>
          <w:tab w:val="right" w:leader="dot" w:pos="9016"/>
        </w:tabs>
        <w:rPr>
          <w:rFonts w:asciiTheme="minorHAnsi" w:eastAsiaTheme="minorEastAsia" w:hAnsiTheme="minorHAnsi" w:cstheme="minorBidi"/>
          <w:noProof/>
          <w:kern w:val="2"/>
          <w:sz w:val="24"/>
          <w:szCs w:val="24"/>
          <w14:ligatures w14:val="standardContextual"/>
        </w:rPr>
      </w:pPr>
      <w:r>
        <w:rPr>
          <w:b/>
          <w:bCs/>
          <w:color w:val="4472C4"/>
          <w:sz w:val="30"/>
          <w:szCs w:val="30"/>
        </w:rPr>
        <w:fldChar w:fldCharType="begin"/>
      </w:r>
      <w:r>
        <w:rPr>
          <w:b/>
          <w:bCs/>
          <w:color w:val="4472C4"/>
          <w:sz w:val="30"/>
          <w:szCs w:val="30"/>
        </w:rPr>
        <w:instrText xml:space="preserve"> TOC \o "1-3" \h \z \u </w:instrText>
      </w:r>
      <w:r>
        <w:rPr>
          <w:b/>
          <w:bCs/>
          <w:color w:val="4472C4"/>
          <w:sz w:val="30"/>
          <w:szCs w:val="30"/>
        </w:rPr>
        <w:fldChar w:fldCharType="separate"/>
      </w:r>
      <w:hyperlink w:anchor="_Toc213923709" w:history="1">
        <w:r w:rsidR="005B461B" w:rsidRPr="00BF2354">
          <w:rPr>
            <w:rStyle w:val="Hyperlink"/>
            <w:noProof/>
            <w:lang w:val="en"/>
          </w:rPr>
          <w:t>1 Version Control</w:t>
        </w:r>
        <w:r w:rsidR="005B461B">
          <w:rPr>
            <w:noProof/>
            <w:webHidden/>
          </w:rPr>
          <w:tab/>
        </w:r>
        <w:r w:rsidR="005B461B">
          <w:rPr>
            <w:noProof/>
            <w:webHidden/>
          </w:rPr>
          <w:fldChar w:fldCharType="begin"/>
        </w:r>
        <w:r w:rsidR="005B461B">
          <w:rPr>
            <w:noProof/>
            <w:webHidden/>
          </w:rPr>
          <w:instrText xml:space="preserve"> PAGEREF _Toc213923709 \h </w:instrText>
        </w:r>
        <w:r w:rsidR="005B461B">
          <w:rPr>
            <w:noProof/>
            <w:webHidden/>
          </w:rPr>
        </w:r>
        <w:r w:rsidR="005B461B">
          <w:rPr>
            <w:noProof/>
            <w:webHidden/>
          </w:rPr>
          <w:fldChar w:fldCharType="separate"/>
        </w:r>
        <w:r w:rsidR="005B461B">
          <w:rPr>
            <w:noProof/>
            <w:webHidden/>
          </w:rPr>
          <w:t>4</w:t>
        </w:r>
        <w:r w:rsidR="005B461B">
          <w:rPr>
            <w:noProof/>
            <w:webHidden/>
          </w:rPr>
          <w:fldChar w:fldCharType="end"/>
        </w:r>
      </w:hyperlink>
    </w:p>
    <w:p w14:paraId="6362C2AC" w14:textId="7A46B5F8" w:rsidR="005B461B" w:rsidRDefault="005B461B">
      <w:pPr>
        <w:pStyle w:val="TOC1"/>
        <w:tabs>
          <w:tab w:val="right" w:leader="dot" w:pos="9016"/>
        </w:tabs>
        <w:rPr>
          <w:rFonts w:asciiTheme="minorHAnsi" w:eastAsiaTheme="minorEastAsia" w:hAnsiTheme="minorHAnsi" w:cstheme="minorBidi"/>
          <w:noProof/>
          <w:kern w:val="2"/>
          <w:sz w:val="24"/>
          <w:szCs w:val="24"/>
          <w14:ligatures w14:val="standardContextual"/>
        </w:rPr>
      </w:pPr>
      <w:hyperlink w:anchor="_Toc213923710" w:history="1">
        <w:r w:rsidRPr="00BF2354">
          <w:rPr>
            <w:rStyle w:val="Hyperlink"/>
            <w:noProof/>
          </w:rPr>
          <w:t>2 Project Definition</w:t>
        </w:r>
        <w:r>
          <w:rPr>
            <w:noProof/>
            <w:webHidden/>
          </w:rPr>
          <w:tab/>
        </w:r>
        <w:r>
          <w:rPr>
            <w:noProof/>
            <w:webHidden/>
          </w:rPr>
          <w:fldChar w:fldCharType="begin"/>
        </w:r>
        <w:r>
          <w:rPr>
            <w:noProof/>
            <w:webHidden/>
          </w:rPr>
          <w:instrText xml:space="preserve"> PAGEREF _Toc213923710 \h </w:instrText>
        </w:r>
        <w:r>
          <w:rPr>
            <w:noProof/>
            <w:webHidden/>
          </w:rPr>
        </w:r>
        <w:r>
          <w:rPr>
            <w:noProof/>
            <w:webHidden/>
          </w:rPr>
          <w:fldChar w:fldCharType="separate"/>
        </w:r>
        <w:r>
          <w:rPr>
            <w:noProof/>
            <w:webHidden/>
          </w:rPr>
          <w:t>5</w:t>
        </w:r>
        <w:r>
          <w:rPr>
            <w:noProof/>
            <w:webHidden/>
          </w:rPr>
          <w:fldChar w:fldCharType="end"/>
        </w:r>
      </w:hyperlink>
    </w:p>
    <w:p w14:paraId="5ED31A66" w14:textId="2FE346A6" w:rsidR="005B461B" w:rsidRDefault="005B461B">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13923711" w:history="1">
        <w:r w:rsidRPr="00BF2354">
          <w:rPr>
            <w:rStyle w:val="Hyperlink"/>
            <w:noProof/>
          </w:rPr>
          <w:t>2.01 Executive Summary</w:t>
        </w:r>
        <w:r>
          <w:rPr>
            <w:noProof/>
            <w:webHidden/>
          </w:rPr>
          <w:tab/>
        </w:r>
        <w:r>
          <w:rPr>
            <w:noProof/>
            <w:webHidden/>
          </w:rPr>
          <w:fldChar w:fldCharType="begin"/>
        </w:r>
        <w:r>
          <w:rPr>
            <w:noProof/>
            <w:webHidden/>
          </w:rPr>
          <w:instrText xml:space="preserve"> PAGEREF _Toc213923711 \h </w:instrText>
        </w:r>
        <w:r>
          <w:rPr>
            <w:noProof/>
            <w:webHidden/>
          </w:rPr>
        </w:r>
        <w:r>
          <w:rPr>
            <w:noProof/>
            <w:webHidden/>
          </w:rPr>
          <w:fldChar w:fldCharType="separate"/>
        </w:r>
        <w:r>
          <w:rPr>
            <w:noProof/>
            <w:webHidden/>
          </w:rPr>
          <w:t>5</w:t>
        </w:r>
        <w:r>
          <w:rPr>
            <w:noProof/>
            <w:webHidden/>
          </w:rPr>
          <w:fldChar w:fldCharType="end"/>
        </w:r>
      </w:hyperlink>
    </w:p>
    <w:p w14:paraId="63A893B1" w14:textId="2E43D378" w:rsidR="005B461B" w:rsidRDefault="005B461B">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13923712" w:history="1">
        <w:r w:rsidRPr="00BF2354">
          <w:rPr>
            <w:rStyle w:val="Hyperlink"/>
            <w:noProof/>
          </w:rPr>
          <w:t>2.02 Company Overview</w:t>
        </w:r>
        <w:r>
          <w:rPr>
            <w:noProof/>
            <w:webHidden/>
          </w:rPr>
          <w:tab/>
        </w:r>
        <w:r>
          <w:rPr>
            <w:noProof/>
            <w:webHidden/>
          </w:rPr>
          <w:fldChar w:fldCharType="begin"/>
        </w:r>
        <w:r>
          <w:rPr>
            <w:noProof/>
            <w:webHidden/>
          </w:rPr>
          <w:instrText xml:space="preserve"> PAGEREF _Toc213923712 \h </w:instrText>
        </w:r>
        <w:r>
          <w:rPr>
            <w:noProof/>
            <w:webHidden/>
          </w:rPr>
        </w:r>
        <w:r>
          <w:rPr>
            <w:noProof/>
            <w:webHidden/>
          </w:rPr>
          <w:fldChar w:fldCharType="separate"/>
        </w:r>
        <w:r>
          <w:rPr>
            <w:noProof/>
            <w:webHidden/>
          </w:rPr>
          <w:t>5</w:t>
        </w:r>
        <w:r>
          <w:rPr>
            <w:noProof/>
            <w:webHidden/>
          </w:rPr>
          <w:fldChar w:fldCharType="end"/>
        </w:r>
      </w:hyperlink>
    </w:p>
    <w:p w14:paraId="5536E8EE" w14:textId="5B7525D0" w:rsidR="005B461B" w:rsidRDefault="005B461B">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13923713" w:history="1">
        <w:r w:rsidRPr="00BF2354">
          <w:rPr>
            <w:rStyle w:val="Hyperlink"/>
            <w:noProof/>
          </w:rPr>
          <w:t>2.03 NetSuite Orion Overview</w:t>
        </w:r>
        <w:r>
          <w:rPr>
            <w:noProof/>
            <w:webHidden/>
          </w:rPr>
          <w:tab/>
        </w:r>
        <w:r>
          <w:rPr>
            <w:noProof/>
            <w:webHidden/>
          </w:rPr>
          <w:fldChar w:fldCharType="begin"/>
        </w:r>
        <w:r>
          <w:rPr>
            <w:noProof/>
            <w:webHidden/>
          </w:rPr>
          <w:instrText xml:space="preserve"> PAGEREF _Toc213923713 \h </w:instrText>
        </w:r>
        <w:r>
          <w:rPr>
            <w:noProof/>
            <w:webHidden/>
          </w:rPr>
        </w:r>
        <w:r>
          <w:rPr>
            <w:noProof/>
            <w:webHidden/>
          </w:rPr>
          <w:fldChar w:fldCharType="separate"/>
        </w:r>
        <w:r>
          <w:rPr>
            <w:noProof/>
            <w:webHidden/>
          </w:rPr>
          <w:t>5</w:t>
        </w:r>
        <w:r>
          <w:rPr>
            <w:noProof/>
            <w:webHidden/>
          </w:rPr>
          <w:fldChar w:fldCharType="end"/>
        </w:r>
      </w:hyperlink>
    </w:p>
    <w:p w14:paraId="3692E76D" w14:textId="6DE02883" w:rsidR="005B461B" w:rsidRDefault="005B461B">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13923714" w:history="1">
        <w:r w:rsidRPr="00BF2354">
          <w:rPr>
            <w:rStyle w:val="Hyperlink"/>
            <w:noProof/>
          </w:rPr>
          <w:t>2.04 Project Overview</w:t>
        </w:r>
        <w:r>
          <w:rPr>
            <w:noProof/>
            <w:webHidden/>
          </w:rPr>
          <w:tab/>
        </w:r>
        <w:r>
          <w:rPr>
            <w:noProof/>
            <w:webHidden/>
          </w:rPr>
          <w:fldChar w:fldCharType="begin"/>
        </w:r>
        <w:r>
          <w:rPr>
            <w:noProof/>
            <w:webHidden/>
          </w:rPr>
          <w:instrText xml:space="preserve"> PAGEREF _Toc213923714 \h </w:instrText>
        </w:r>
        <w:r>
          <w:rPr>
            <w:noProof/>
            <w:webHidden/>
          </w:rPr>
        </w:r>
        <w:r>
          <w:rPr>
            <w:noProof/>
            <w:webHidden/>
          </w:rPr>
          <w:fldChar w:fldCharType="separate"/>
        </w:r>
        <w:r>
          <w:rPr>
            <w:noProof/>
            <w:webHidden/>
          </w:rPr>
          <w:t>6</w:t>
        </w:r>
        <w:r>
          <w:rPr>
            <w:noProof/>
            <w:webHidden/>
          </w:rPr>
          <w:fldChar w:fldCharType="end"/>
        </w:r>
      </w:hyperlink>
    </w:p>
    <w:p w14:paraId="3CC508D4" w14:textId="66793941" w:rsidR="005B461B" w:rsidRDefault="005B461B">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13923715" w:history="1">
        <w:r w:rsidRPr="00BF2354">
          <w:rPr>
            <w:rStyle w:val="Hyperlink"/>
            <w:noProof/>
          </w:rPr>
          <w:t>2.05 Document Objectives</w:t>
        </w:r>
        <w:r>
          <w:rPr>
            <w:noProof/>
            <w:webHidden/>
          </w:rPr>
          <w:tab/>
        </w:r>
        <w:r>
          <w:rPr>
            <w:noProof/>
            <w:webHidden/>
          </w:rPr>
          <w:fldChar w:fldCharType="begin"/>
        </w:r>
        <w:r>
          <w:rPr>
            <w:noProof/>
            <w:webHidden/>
          </w:rPr>
          <w:instrText xml:space="preserve"> PAGEREF _Toc213923715 \h </w:instrText>
        </w:r>
        <w:r>
          <w:rPr>
            <w:noProof/>
            <w:webHidden/>
          </w:rPr>
        </w:r>
        <w:r>
          <w:rPr>
            <w:noProof/>
            <w:webHidden/>
          </w:rPr>
          <w:fldChar w:fldCharType="separate"/>
        </w:r>
        <w:r>
          <w:rPr>
            <w:noProof/>
            <w:webHidden/>
          </w:rPr>
          <w:t>6</w:t>
        </w:r>
        <w:r>
          <w:rPr>
            <w:noProof/>
            <w:webHidden/>
          </w:rPr>
          <w:fldChar w:fldCharType="end"/>
        </w:r>
      </w:hyperlink>
    </w:p>
    <w:p w14:paraId="6DF08AC0" w14:textId="486FEAC5" w:rsidR="005B461B" w:rsidRDefault="005B461B">
      <w:pPr>
        <w:pStyle w:val="TOC1"/>
        <w:tabs>
          <w:tab w:val="right" w:leader="dot" w:pos="9016"/>
        </w:tabs>
        <w:rPr>
          <w:rFonts w:asciiTheme="minorHAnsi" w:eastAsiaTheme="minorEastAsia" w:hAnsiTheme="minorHAnsi" w:cstheme="minorBidi"/>
          <w:noProof/>
          <w:kern w:val="2"/>
          <w:sz w:val="24"/>
          <w:szCs w:val="24"/>
          <w14:ligatures w14:val="standardContextual"/>
        </w:rPr>
      </w:pPr>
      <w:hyperlink w:anchor="_Toc213923716" w:history="1">
        <w:r w:rsidRPr="00BF2354">
          <w:rPr>
            <w:rStyle w:val="Hyperlink"/>
            <w:noProof/>
          </w:rPr>
          <w:t>3 Operations</w:t>
        </w:r>
        <w:r>
          <w:rPr>
            <w:noProof/>
            <w:webHidden/>
          </w:rPr>
          <w:tab/>
        </w:r>
        <w:r>
          <w:rPr>
            <w:noProof/>
            <w:webHidden/>
          </w:rPr>
          <w:fldChar w:fldCharType="begin"/>
        </w:r>
        <w:r>
          <w:rPr>
            <w:noProof/>
            <w:webHidden/>
          </w:rPr>
          <w:instrText xml:space="preserve"> PAGEREF _Toc213923716 \h </w:instrText>
        </w:r>
        <w:r>
          <w:rPr>
            <w:noProof/>
            <w:webHidden/>
          </w:rPr>
        </w:r>
        <w:r>
          <w:rPr>
            <w:noProof/>
            <w:webHidden/>
          </w:rPr>
          <w:fldChar w:fldCharType="separate"/>
        </w:r>
        <w:r>
          <w:rPr>
            <w:noProof/>
            <w:webHidden/>
          </w:rPr>
          <w:t>7</w:t>
        </w:r>
        <w:r>
          <w:rPr>
            <w:noProof/>
            <w:webHidden/>
          </w:rPr>
          <w:fldChar w:fldCharType="end"/>
        </w:r>
      </w:hyperlink>
    </w:p>
    <w:p w14:paraId="4007CA81" w14:textId="581391C6" w:rsidR="005B461B" w:rsidRDefault="005B461B">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13923717" w:history="1">
        <w:r w:rsidRPr="00BF2354">
          <w:rPr>
            <w:rStyle w:val="Hyperlink"/>
            <w:noProof/>
          </w:rPr>
          <w:t>3.01 Receiving &amp; Warehouse Management</w:t>
        </w:r>
        <w:r>
          <w:rPr>
            <w:noProof/>
            <w:webHidden/>
          </w:rPr>
          <w:tab/>
        </w:r>
        <w:r>
          <w:rPr>
            <w:noProof/>
            <w:webHidden/>
          </w:rPr>
          <w:fldChar w:fldCharType="begin"/>
        </w:r>
        <w:r>
          <w:rPr>
            <w:noProof/>
            <w:webHidden/>
          </w:rPr>
          <w:instrText xml:space="preserve"> PAGEREF _Toc213923717 \h </w:instrText>
        </w:r>
        <w:r>
          <w:rPr>
            <w:noProof/>
            <w:webHidden/>
          </w:rPr>
        </w:r>
        <w:r>
          <w:rPr>
            <w:noProof/>
            <w:webHidden/>
          </w:rPr>
          <w:fldChar w:fldCharType="separate"/>
        </w:r>
        <w:r>
          <w:rPr>
            <w:noProof/>
            <w:webHidden/>
          </w:rPr>
          <w:t>7</w:t>
        </w:r>
        <w:r>
          <w:rPr>
            <w:noProof/>
            <w:webHidden/>
          </w:rPr>
          <w:fldChar w:fldCharType="end"/>
        </w:r>
      </w:hyperlink>
    </w:p>
    <w:p w14:paraId="05F0A04B" w14:textId="12121DC0" w:rsidR="005B461B" w:rsidRDefault="005B461B">
      <w:pPr>
        <w:pStyle w:val="TOC3"/>
        <w:tabs>
          <w:tab w:val="right" w:leader="dot" w:pos="9016"/>
        </w:tabs>
        <w:rPr>
          <w:rFonts w:asciiTheme="minorHAnsi" w:eastAsiaTheme="minorEastAsia" w:hAnsiTheme="minorHAnsi" w:cstheme="minorBidi"/>
          <w:noProof/>
          <w:kern w:val="2"/>
          <w:sz w:val="24"/>
          <w:szCs w:val="24"/>
          <w14:ligatures w14:val="standardContextual"/>
        </w:rPr>
      </w:pPr>
      <w:hyperlink w:anchor="_Toc213923718" w:history="1">
        <w:r w:rsidRPr="00BF2354">
          <w:rPr>
            <w:rStyle w:val="Hyperlink"/>
            <w:noProof/>
          </w:rPr>
          <w:t>3.01.01 Your Business Requirements</w:t>
        </w:r>
        <w:r>
          <w:rPr>
            <w:noProof/>
            <w:webHidden/>
          </w:rPr>
          <w:tab/>
        </w:r>
        <w:r>
          <w:rPr>
            <w:noProof/>
            <w:webHidden/>
          </w:rPr>
          <w:fldChar w:fldCharType="begin"/>
        </w:r>
        <w:r>
          <w:rPr>
            <w:noProof/>
            <w:webHidden/>
          </w:rPr>
          <w:instrText xml:space="preserve"> PAGEREF _Toc213923718 \h </w:instrText>
        </w:r>
        <w:r>
          <w:rPr>
            <w:noProof/>
            <w:webHidden/>
          </w:rPr>
        </w:r>
        <w:r>
          <w:rPr>
            <w:noProof/>
            <w:webHidden/>
          </w:rPr>
          <w:fldChar w:fldCharType="separate"/>
        </w:r>
        <w:r>
          <w:rPr>
            <w:noProof/>
            <w:webHidden/>
          </w:rPr>
          <w:t>7</w:t>
        </w:r>
        <w:r>
          <w:rPr>
            <w:noProof/>
            <w:webHidden/>
          </w:rPr>
          <w:fldChar w:fldCharType="end"/>
        </w:r>
      </w:hyperlink>
    </w:p>
    <w:p w14:paraId="7B420029" w14:textId="543FADED" w:rsidR="005B461B" w:rsidRDefault="005B461B">
      <w:pPr>
        <w:pStyle w:val="TOC3"/>
        <w:tabs>
          <w:tab w:val="right" w:leader="dot" w:pos="9016"/>
        </w:tabs>
        <w:rPr>
          <w:rFonts w:asciiTheme="minorHAnsi" w:eastAsiaTheme="minorEastAsia" w:hAnsiTheme="minorHAnsi" w:cstheme="minorBidi"/>
          <w:noProof/>
          <w:kern w:val="2"/>
          <w:sz w:val="24"/>
          <w:szCs w:val="24"/>
          <w14:ligatures w14:val="standardContextual"/>
        </w:rPr>
      </w:pPr>
      <w:hyperlink w:anchor="_Toc213923719" w:history="1">
        <w:r w:rsidRPr="00BF2354">
          <w:rPr>
            <w:rStyle w:val="Hyperlink"/>
            <w:noProof/>
          </w:rPr>
          <w:t>3.01.02 Current State Process</w:t>
        </w:r>
        <w:r>
          <w:rPr>
            <w:noProof/>
            <w:webHidden/>
          </w:rPr>
          <w:tab/>
        </w:r>
        <w:r>
          <w:rPr>
            <w:noProof/>
            <w:webHidden/>
          </w:rPr>
          <w:fldChar w:fldCharType="begin"/>
        </w:r>
        <w:r>
          <w:rPr>
            <w:noProof/>
            <w:webHidden/>
          </w:rPr>
          <w:instrText xml:space="preserve"> PAGEREF _Toc213923719 \h </w:instrText>
        </w:r>
        <w:r>
          <w:rPr>
            <w:noProof/>
            <w:webHidden/>
          </w:rPr>
        </w:r>
        <w:r>
          <w:rPr>
            <w:noProof/>
            <w:webHidden/>
          </w:rPr>
          <w:fldChar w:fldCharType="separate"/>
        </w:r>
        <w:r>
          <w:rPr>
            <w:noProof/>
            <w:webHidden/>
          </w:rPr>
          <w:t>7</w:t>
        </w:r>
        <w:r>
          <w:rPr>
            <w:noProof/>
            <w:webHidden/>
          </w:rPr>
          <w:fldChar w:fldCharType="end"/>
        </w:r>
      </w:hyperlink>
    </w:p>
    <w:p w14:paraId="2E0D1776" w14:textId="64CFAC4A" w:rsidR="005B461B" w:rsidRDefault="005B461B">
      <w:pPr>
        <w:pStyle w:val="TOC3"/>
        <w:tabs>
          <w:tab w:val="right" w:leader="dot" w:pos="9016"/>
        </w:tabs>
        <w:rPr>
          <w:rFonts w:asciiTheme="minorHAnsi" w:eastAsiaTheme="minorEastAsia" w:hAnsiTheme="minorHAnsi" w:cstheme="minorBidi"/>
          <w:noProof/>
          <w:kern w:val="2"/>
          <w:sz w:val="24"/>
          <w:szCs w:val="24"/>
          <w14:ligatures w14:val="standardContextual"/>
        </w:rPr>
      </w:pPr>
      <w:hyperlink w:anchor="_Toc213923720" w:history="1">
        <w:r w:rsidRPr="00BF2354">
          <w:rPr>
            <w:rStyle w:val="Hyperlink"/>
            <w:noProof/>
          </w:rPr>
          <w:t>3.01.03 NetSuite Orion Solution</w:t>
        </w:r>
        <w:r>
          <w:rPr>
            <w:noProof/>
            <w:webHidden/>
          </w:rPr>
          <w:tab/>
        </w:r>
        <w:r>
          <w:rPr>
            <w:noProof/>
            <w:webHidden/>
          </w:rPr>
          <w:fldChar w:fldCharType="begin"/>
        </w:r>
        <w:r>
          <w:rPr>
            <w:noProof/>
            <w:webHidden/>
          </w:rPr>
          <w:instrText xml:space="preserve"> PAGEREF _Toc213923720 \h </w:instrText>
        </w:r>
        <w:r>
          <w:rPr>
            <w:noProof/>
            <w:webHidden/>
          </w:rPr>
        </w:r>
        <w:r>
          <w:rPr>
            <w:noProof/>
            <w:webHidden/>
          </w:rPr>
          <w:fldChar w:fldCharType="separate"/>
        </w:r>
        <w:r>
          <w:rPr>
            <w:noProof/>
            <w:webHidden/>
          </w:rPr>
          <w:t>8</w:t>
        </w:r>
        <w:r>
          <w:rPr>
            <w:noProof/>
            <w:webHidden/>
          </w:rPr>
          <w:fldChar w:fldCharType="end"/>
        </w:r>
      </w:hyperlink>
    </w:p>
    <w:p w14:paraId="4749D95E" w14:textId="5064A5C5" w:rsidR="005B461B" w:rsidRDefault="005B461B">
      <w:pPr>
        <w:pStyle w:val="TOC3"/>
        <w:tabs>
          <w:tab w:val="right" w:leader="dot" w:pos="9016"/>
        </w:tabs>
        <w:rPr>
          <w:rFonts w:asciiTheme="minorHAnsi" w:eastAsiaTheme="minorEastAsia" w:hAnsiTheme="minorHAnsi" w:cstheme="minorBidi"/>
          <w:noProof/>
          <w:kern w:val="2"/>
          <w:sz w:val="24"/>
          <w:szCs w:val="24"/>
          <w14:ligatures w14:val="standardContextual"/>
        </w:rPr>
      </w:pPr>
      <w:hyperlink w:anchor="_Toc213923721" w:history="1">
        <w:r w:rsidRPr="00BF2354">
          <w:rPr>
            <w:rStyle w:val="Hyperlink"/>
            <w:noProof/>
          </w:rPr>
          <w:t>3.01.04 Future State Process</w:t>
        </w:r>
        <w:r>
          <w:rPr>
            <w:noProof/>
            <w:webHidden/>
          </w:rPr>
          <w:tab/>
        </w:r>
        <w:r>
          <w:rPr>
            <w:noProof/>
            <w:webHidden/>
          </w:rPr>
          <w:fldChar w:fldCharType="begin"/>
        </w:r>
        <w:r>
          <w:rPr>
            <w:noProof/>
            <w:webHidden/>
          </w:rPr>
          <w:instrText xml:space="preserve"> PAGEREF _Toc213923721 \h </w:instrText>
        </w:r>
        <w:r>
          <w:rPr>
            <w:noProof/>
            <w:webHidden/>
          </w:rPr>
        </w:r>
        <w:r>
          <w:rPr>
            <w:noProof/>
            <w:webHidden/>
          </w:rPr>
          <w:fldChar w:fldCharType="separate"/>
        </w:r>
        <w:r>
          <w:rPr>
            <w:noProof/>
            <w:webHidden/>
          </w:rPr>
          <w:t>8</w:t>
        </w:r>
        <w:r>
          <w:rPr>
            <w:noProof/>
            <w:webHidden/>
          </w:rPr>
          <w:fldChar w:fldCharType="end"/>
        </w:r>
      </w:hyperlink>
    </w:p>
    <w:p w14:paraId="7724BA45" w14:textId="4E40171F" w:rsidR="005B461B" w:rsidRDefault="005B461B">
      <w:pPr>
        <w:pStyle w:val="TOC3"/>
        <w:tabs>
          <w:tab w:val="right" w:leader="dot" w:pos="9016"/>
        </w:tabs>
        <w:rPr>
          <w:rFonts w:asciiTheme="minorHAnsi" w:eastAsiaTheme="minorEastAsia" w:hAnsiTheme="minorHAnsi" w:cstheme="minorBidi"/>
          <w:noProof/>
          <w:kern w:val="2"/>
          <w:sz w:val="24"/>
          <w:szCs w:val="24"/>
          <w14:ligatures w14:val="standardContextual"/>
        </w:rPr>
      </w:pPr>
      <w:hyperlink w:anchor="_Toc213923722" w:history="1">
        <w:r w:rsidRPr="00BF2354">
          <w:rPr>
            <w:rStyle w:val="Hyperlink"/>
            <w:noProof/>
          </w:rPr>
          <w:t>3.01.05 Decision Matrix</w:t>
        </w:r>
        <w:r>
          <w:rPr>
            <w:noProof/>
            <w:webHidden/>
          </w:rPr>
          <w:tab/>
        </w:r>
        <w:r>
          <w:rPr>
            <w:noProof/>
            <w:webHidden/>
          </w:rPr>
          <w:fldChar w:fldCharType="begin"/>
        </w:r>
        <w:r>
          <w:rPr>
            <w:noProof/>
            <w:webHidden/>
          </w:rPr>
          <w:instrText xml:space="preserve"> PAGEREF _Toc213923722 \h </w:instrText>
        </w:r>
        <w:r>
          <w:rPr>
            <w:noProof/>
            <w:webHidden/>
          </w:rPr>
        </w:r>
        <w:r>
          <w:rPr>
            <w:noProof/>
            <w:webHidden/>
          </w:rPr>
          <w:fldChar w:fldCharType="separate"/>
        </w:r>
        <w:r>
          <w:rPr>
            <w:noProof/>
            <w:webHidden/>
          </w:rPr>
          <w:t>8</w:t>
        </w:r>
        <w:r>
          <w:rPr>
            <w:noProof/>
            <w:webHidden/>
          </w:rPr>
          <w:fldChar w:fldCharType="end"/>
        </w:r>
      </w:hyperlink>
    </w:p>
    <w:p w14:paraId="570AE213" w14:textId="74566052" w:rsidR="005B461B" w:rsidRDefault="005B461B">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13923723" w:history="1">
        <w:r w:rsidRPr="00BF2354">
          <w:rPr>
            <w:rStyle w:val="Hyperlink"/>
            <w:noProof/>
          </w:rPr>
          <w:t>3.02 Scheduling &amp; Resource Management</w:t>
        </w:r>
        <w:r>
          <w:rPr>
            <w:noProof/>
            <w:webHidden/>
          </w:rPr>
          <w:tab/>
        </w:r>
        <w:r>
          <w:rPr>
            <w:noProof/>
            <w:webHidden/>
          </w:rPr>
          <w:fldChar w:fldCharType="begin"/>
        </w:r>
        <w:r>
          <w:rPr>
            <w:noProof/>
            <w:webHidden/>
          </w:rPr>
          <w:instrText xml:space="preserve"> PAGEREF _Toc213923723 \h </w:instrText>
        </w:r>
        <w:r>
          <w:rPr>
            <w:noProof/>
            <w:webHidden/>
          </w:rPr>
        </w:r>
        <w:r>
          <w:rPr>
            <w:noProof/>
            <w:webHidden/>
          </w:rPr>
          <w:fldChar w:fldCharType="separate"/>
        </w:r>
        <w:r>
          <w:rPr>
            <w:noProof/>
            <w:webHidden/>
          </w:rPr>
          <w:t>10</w:t>
        </w:r>
        <w:r>
          <w:rPr>
            <w:noProof/>
            <w:webHidden/>
          </w:rPr>
          <w:fldChar w:fldCharType="end"/>
        </w:r>
      </w:hyperlink>
    </w:p>
    <w:p w14:paraId="578FDA3A" w14:textId="6F181BF8" w:rsidR="005B461B" w:rsidRDefault="005B461B">
      <w:pPr>
        <w:pStyle w:val="TOC3"/>
        <w:tabs>
          <w:tab w:val="right" w:leader="dot" w:pos="9016"/>
        </w:tabs>
        <w:rPr>
          <w:rFonts w:asciiTheme="minorHAnsi" w:eastAsiaTheme="minorEastAsia" w:hAnsiTheme="minorHAnsi" w:cstheme="minorBidi"/>
          <w:noProof/>
          <w:kern w:val="2"/>
          <w:sz w:val="24"/>
          <w:szCs w:val="24"/>
          <w14:ligatures w14:val="standardContextual"/>
        </w:rPr>
      </w:pPr>
      <w:hyperlink w:anchor="_Toc213923724" w:history="1">
        <w:r w:rsidRPr="00BF2354">
          <w:rPr>
            <w:rStyle w:val="Hyperlink"/>
            <w:noProof/>
          </w:rPr>
          <w:t>3.02.01 Your Business Requirements</w:t>
        </w:r>
        <w:r>
          <w:rPr>
            <w:noProof/>
            <w:webHidden/>
          </w:rPr>
          <w:tab/>
        </w:r>
        <w:r>
          <w:rPr>
            <w:noProof/>
            <w:webHidden/>
          </w:rPr>
          <w:fldChar w:fldCharType="begin"/>
        </w:r>
        <w:r>
          <w:rPr>
            <w:noProof/>
            <w:webHidden/>
          </w:rPr>
          <w:instrText xml:space="preserve"> PAGEREF _Toc213923724 \h </w:instrText>
        </w:r>
        <w:r>
          <w:rPr>
            <w:noProof/>
            <w:webHidden/>
          </w:rPr>
        </w:r>
        <w:r>
          <w:rPr>
            <w:noProof/>
            <w:webHidden/>
          </w:rPr>
          <w:fldChar w:fldCharType="separate"/>
        </w:r>
        <w:r>
          <w:rPr>
            <w:noProof/>
            <w:webHidden/>
          </w:rPr>
          <w:t>10</w:t>
        </w:r>
        <w:r>
          <w:rPr>
            <w:noProof/>
            <w:webHidden/>
          </w:rPr>
          <w:fldChar w:fldCharType="end"/>
        </w:r>
      </w:hyperlink>
    </w:p>
    <w:p w14:paraId="44B3CF6B" w14:textId="16F4269B" w:rsidR="005B461B" w:rsidRDefault="005B461B">
      <w:pPr>
        <w:pStyle w:val="TOC3"/>
        <w:tabs>
          <w:tab w:val="right" w:leader="dot" w:pos="9016"/>
        </w:tabs>
        <w:rPr>
          <w:rFonts w:asciiTheme="minorHAnsi" w:eastAsiaTheme="minorEastAsia" w:hAnsiTheme="minorHAnsi" w:cstheme="minorBidi"/>
          <w:noProof/>
          <w:kern w:val="2"/>
          <w:sz w:val="24"/>
          <w:szCs w:val="24"/>
          <w14:ligatures w14:val="standardContextual"/>
        </w:rPr>
      </w:pPr>
      <w:hyperlink w:anchor="_Toc213923725" w:history="1">
        <w:r w:rsidRPr="00BF2354">
          <w:rPr>
            <w:rStyle w:val="Hyperlink"/>
            <w:noProof/>
          </w:rPr>
          <w:t>3.02.02 Current State Process</w:t>
        </w:r>
        <w:r>
          <w:rPr>
            <w:noProof/>
            <w:webHidden/>
          </w:rPr>
          <w:tab/>
        </w:r>
        <w:r>
          <w:rPr>
            <w:noProof/>
            <w:webHidden/>
          </w:rPr>
          <w:fldChar w:fldCharType="begin"/>
        </w:r>
        <w:r>
          <w:rPr>
            <w:noProof/>
            <w:webHidden/>
          </w:rPr>
          <w:instrText xml:space="preserve"> PAGEREF _Toc213923725 \h </w:instrText>
        </w:r>
        <w:r>
          <w:rPr>
            <w:noProof/>
            <w:webHidden/>
          </w:rPr>
        </w:r>
        <w:r>
          <w:rPr>
            <w:noProof/>
            <w:webHidden/>
          </w:rPr>
          <w:fldChar w:fldCharType="separate"/>
        </w:r>
        <w:r>
          <w:rPr>
            <w:noProof/>
            <w:webHidden/>
          </w:rPr>
          <w:t>10</w:t>
        </w:r>
        <w:r>
          <w:rPr>
            <w:noProof/>
            <w:webHidden/>
          </w:rPr>
          <w:fldChar w:fldCharType="end"/>
        </w:r>
      </w:hyperlink>
    </w:p>
    <w:p w14:paraId="41290860" w14:textId="6F19DDAD" w:rsidR="005B461B" w:rsidRDefault="005B461B">
      <w:pPr>
        <w:pStyle w:val="TOC3"/>
        <w:tabs>
          <w:tab w:val="right" w:leader="dot" w:pos="9016"/>
        </w:tabs>
        <w:rPr>
          <w:rFonts w:asciiTheme="minorHAnsi" w:eastAsiaTheme="minorEastAsia" w:hAnsiTheme="minorHAnsi" w:cstheme="minorBidi"/>
          <w:noProof/>
          <w:kern w:val="2"/>
          <w:sz w:val="24"/>
          <w:szCs w:val="24"/>
          <w14:ligatures w14:val="standardContextual"/>
        </w:rPr>
      </w:pPr>
      <w:hyperlink w:anchor="_Toc213923726" w:history="1">
        <w:r w:rsidRPr="00BF2354">
          <w:rPr>
            <w:rStyle w:val="Hyperlink"/>
            <w:noProof/>
          </w:rPr>
          <w:t>3.02.03 NetSuite Orion Solution</w:t>
        </w:r>
        <w:r>
          <w:rPr>
            <w:noProof/>
            <w:webHidden/>
          </w:rPr>
          <w:tab/>
        </w:r>
        <w:r>
          <w:rPr>
            <w:noProof/>
            <w:webHidden/>
          </w:rPr>
          <w:fldChar w:fldCharType="begin"/>
        </w:r>
        <w:r>
          <w:rPr>
            <w:noProof/>
            <w:webHidden/>
          </w:rPr>
          <w:instrText xml:space="preserve"> PAGEREF _Toc213923726 \h </w:instrText>
        </w:r>
        <w:r>
          <w:rPr>
            <w:noProof/>
            <w:webHidden/>
          </w:rPr>
        </w:r>
        <w:r>
          <w:rPr>
            <w:noProof/>
            <w:webHidden/>
          </w:rPr>
          <w:fldChar w:fldCharType="separate"/>
        </w:r>
        <w:r>
          <w:rPr>
            <w:noProof/>
            <w:webHidden/>
          </w:rPr>
          <w:t>11</w:t>
        </w:r>
        <w:r>
          <w:rPr>
            <w:noProof/>
            <w:webHidden/>
          </w:rPr>
          <w:fldChar w:fldCharType="end"/>
        </w:r>
      </w:hyperlink>
    </w:p>
    <w:p w14:paraId="5E330FCF" w14:textId="745453DA" w:rsidR="005B461B" w:rsidRDefault="005B461B">
      <w:pPr>
        <w:pStyle w:val="TOC3"/>
        <w:tabs>
          <w:tab w:val="right" w:leader="dot" w:pos="9016"/>
        </w:tabs>
        <w:rPr>
          <w:rFonts w:asciiTheme="minorHAnsi" w:eastAsiaTheme="minorEastAsia" w:hAnsiTheme="minorHAnsi" w:cstheme="minorBidi"/>
          <w:noProof/>
          <w:kern w:val="2"/>
          <w:sz w:val="24"/>
          <w:szCs w:val="24"/>
          <w14:ligatures w14:val="standardContextual"/>
        </w:rPr>
      </w:pPr>
      <w:hyperlink w:anchor="_Toc213923727" w:history="1">
        <w:r w:rsidRPr="00BF2354">
          <w:rPr>
            <w:rStyle w:val="Hyperlink"/>
            <w:noProof/>
          </w:rPr>
          <w:t>3.02.04 Future State Process</w:t>
        </w:r>
        <w:r>
          <w:rPr>
            <w:noProof/>
            <w:webHidden/>
          </w:rPr>
          <w:tab/>
        </w:r>
        <w:r>
          <w:rPr>
            <w:noProof/>
            <w:webHidden/>
          </w:rPr>
          <w:fldChar w:fldCharType="begin"/>
        </w:r>
        <w:r>
          <w:rPr>
            <w:noProof/>
            <w:webHidden/>
          </w:rPr>
          <w:instrText xml:space="preserve"> PAGEREF _Toc213923727 \h </w:instrText>
        </w:r>
        <w:r>
          <w:rPr>
            <w:noProof/>
            <w:webHidden/>
          </w:rPr>
        </w:r>
        <w:r>
          <w:rPr>
            <w:noProof/>
            <w:webHidden/>
          </w:rPr>
          <w:fldChar w:fldCharType="separate"/>
        </w:r>
        <w:r>
          <w:rPr>
            <w:noProof/>
            <w:webHidden/>
          </w:rPr>
          <w:t>11</w:t>
        </w:r>
        <w:r>
          <w:rPr>
            <w:noProof/>
            <w:webHidden/>
          </w:rPr>
          <w:fldChar w:fldCharType="end"/>
        </w:r>
      </w:hyperlink>
    </w:p>
    <w:p w14:paraId="67F2563B" w14:textId="43A326A1" w:rsidR="005B461B" w:rsidRDefault="005B461B">
      <w:pPr>
        <w:pStyle w:val="TOC3"/>
        <w:tabs>
          <w:tab w:val="right" w:leader="dot" w:pos="9016"/>
        </w:tabs>
        <w:rPr>
          <w:rFonts w:asciiTheme="minorHAnsi" w:eastAsiaTheme="minorEastAsia" w:hAnsiTheme="minorHAnsi" w:cstheme="minorBidi"/>
          <w:noProof/>
          <w:kern w:val="2"/>
          <w:sz w:val="24"/>
          <w:szCs w:val="24"/>
          <w14:ligatures w14:val="standardContextual"/>
        </w:rPr>
      </w:pPr>
      <w:hyperlink w:anchor="_Toc213923728" w:history="1">
        <w:r w:rsidRPr="00BF2354">
          <w:rPr>
            <w:rStyle w:val="Hyperlink"/>
            <w:noProof/>
          </w:rPr>
          <w:t>3.02.05 Decision Matrix</w:t>
        </w:r>
        <w:r>
          <w:rPr>
            <w:noProof/>
            <w:webHidden/>
          </w:rPr>
          <w:tab/>
        </w:r>
        <w:r>
          <w:rPr>
            <w:noProof/>
            <w:webHidden/>
          </w:rPr>
          <w:fldChar w:fldCharType="begin"/>
        </w:r>
        <w:r>
          <w:rPr>
            <w:noProof/>
            <w:webHidden/>
          </w:rPr>
          <w:instrText xml:space="preserve"> PAGEREF _Toc213923728 \h </w:instrText>
        </w:r>
        <w:r>
          <w:rPr>
            <w:noProof/>
            <w:webHidden/>
          </w:rPr>
        </w:r>
        <w:r>
          <w:rPr>
            <w:noProof/>
            <w:webHidden/>
          </w:rPr>
          <w:fldChar w:fldCharType="separate"/>
        </w:r>
        <w:r>
          <w:rPr>
            <w:noProof/>
            <w:webHidden/>
          </w:rPr>
          <w:t>11</w:t>
        </w:r>
        <w:r>
          <w:rPr>
            <w:noProof/>
            <w:webHidden/>
          </w:rPr>
          <w:fldChar w:fldCharType="end"/>
        </w:r>
      </w:hyperlink>
    </w:p>
    <w:p w14:paraId="56E31410" w14:textId="5F071673" w:rsidR="005B461B" w:rsidRDefault="005B461B">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13923729" w:history="1">
        <w:r w:rsidRPr="00BF2354">
          <w:rPr>
            <w:rStyle w:val="Hyperlink"/>
            <w:noProof/>
          </w:rPr>
          <w:t>3.03 Work Order Management</w:t>
        </w:r>
        <w:r>
          <w:rPr>
            <w:noProof/>
            <w:webHidden/>
          </w:rPr>
          <w:tab/>
        </w:r>
        <w:r>
          <w:rPr>
            <w:noProof/>
            <w:webHidden/>
          </w:rPr>
          <w:fldChar w:fldCharType="begin"/>
        </w:r>
        <w:r>
          <w:rPr>
            <w:noProof/>
            <w:webHidden/>
          </w:rPr>
          <w:instrText xml:space="preserve"> PAGEREF _Toc213923729 \h </w:instrText>
        </w:r>
        <w:r>
          <w:rPr>
            <w:noProof/>
            <w:webHidden/>
          </w:rPr>
        </w:r>
        <w:r>
          <w:rPr>
            <w:noProof/>
            <w:webHidden/>
          </w:rPr>
          <w:fldChar w:fldCharType="separate"/>
        </w:r>
        <w:r>
          <w:rPr>
            <w:noProof/>
            <w:webHidden/>
          </w:rPr>
          <w:t>13</w:t>
        </w:r>
        <w:r>
          <w:rPr>
            <w:noProof/>
            <w:webHidden/>
          </w:rPr>
          <w:fldChar w:fldCharType="end"/>
        </w:r>
      </w:hyperlink>
    </w:p>
    <w:p w14:paraId="6085829A" w14:textId="31821D98" w:rsidR="005B461B" w:rsidRDefault="005B461B">
      <w:pPr>
        <w:pStyle w:val="TOC3"/>
        <w:tabs>
          <w:tab w:val="right" w:leader="dot" w:pos="9016"/>
        </w:tabs>
        <w:rPr>
          <w:rFonts w:asciiTheme="minorHAnsi" w:eastAsiaTheme="minorEastAsia" w:hAnsiTheme="minorHAnsi" w:cstheme="minorBidi"/>
          <w:noProof/>
          <w:kern w:val="2"/>
          <w:sz w:val="24"/>
          <w:szCs w:val="24"/>
          <w14:ligatures w14:val="standardContextual"/>
        </w:rPr>
      </w:pPr>
      <w:hyperlink w:anchor="_Toc213923730" w:history="1">
        <w:r w:rsidRPr="00BF2354">
          <w:rPr>
            <w:rStyle w:val="Hyperlink"/>
            <w:noProof/>
          </w:rPr>
          <w:t>3.03.01 Your Business Requirements</w:t>
        </w:r>
        <w:r>
          <w:rPr>
            <w:noProof/>
            <w:webHidden/>
          </w:rPr>
          <w:tab/>
        </w:r>
        <w:r>
          <w:rPr>
            <w:noProof/>
            <w:webHidden/>
          </w:rPr>
          <w:fldChar w:fldCharType="begin"/>
        </w:r>
        <w:r>
          <w:rPr>
            <w:noProof/>
            <w:webHidden/>
          </w:rPr>
          <w:instrText xml:space="preserve"> PAGEREF _Toc213923730 \h </w:instrText>
        </w:r>
        <w:r>
          <w:rPr>
            <w:noProof/>
            <w:webHidden/>
          </w:rPr>
        </w:r>
        <w:r>
          <w:rPr>
            <w:noProof/>
            <w:webHidden/>
          </w:rPr>
          <w:fldChar w:fldCharType="separate"/>
        </w:r>
        <w:r>
          <w:rPr>
            <w:noProof/>
            <w:webHidden/>
          </w:rPr>
          <w:t>13</w:t>
        </w:r>
        <w:r>
          <w:rPr>
            <w:noProof/>
            <w:webHidden/>
          </w:rPr>
          <w:fldChar w:fldCharType="end"/>
        </w:r>
      </w:hyperlink>
    </w:p>
    <w:p w14:paraId="7CF03126" w14:textId="4ED21D27" w:rsidR="005B461B" w:rsidRDefault="005B461B">
      <w:pPr>
        <w:pStyle w:val="TOC3"/>
        <w:tabs>
          <w:tab w:val="right" w:leader="dot" w:pos="9016"/>
        </w:tabs>
        <w:rPr>
          <w:rFonts w:asciiTheme="minorHAnsi" w:eastAsiaTheme="minorEastAsia" w:hAnsiTheme="minorHAnsi" w:cstheme="minorBidi"/>
          <w:noProof/>
          <w:kern w:val="2"/>
          <w:sz w:val="24"/>
          <w:szCs w:val="24"/>
          <w14:ligatures w14:val="standardContextual"/>
        </w:rPr>
      </w:pPr>
      <w:hyperlink w:anchor="_Toc213923731" w:history="1">
        <w:r w:rsidRPr="00BF2354">
          <w:rPr>
            <w:rStyle w:val="Hyperlink"/>
            <w:noProof/>
          </w:rPr>
          <w:t>3.03.02 Current State Process</w:t>
        </w:r>
        <w:r>
          <w:rPr>
            <w:noProof/>
            <w:webHidden/>
          </w:rPr>
          <w:tab/>
        </w:r>
        <w:r>
          <w:rPr>
            <w:noProof/>
            <w:webHidden/>
          </w:rPr>
          <w:fldChar w:fldCharType="begin"/>
        </w:r>
        <w:r>
          <w:rPr>
            <w:noProof/>
            <w:webHidden/>
          </w:rPr>
          <w:instrText xml:space="preserve"> PAGEREF _Toc213923731 \h </w:instrText>
        </w:r>
        <w:r>
          <w:rPr>
            <w:noProof/>
            <w:webHidden/>
          </w:rPr>
        </w:r>
        <w:r>
          <w:rPr>
            <w:noProof/>
            <w:webHidden/>
          </w:rPr>
          <w:fldChar w:fldCharType="separate"/>
        </w:r>
        <w:r>
          <w:rPr>
            <w:noProof/>
            <w:webHidden/>
          </w:rPr>
          <w:t>13</w:t>
        </w:r>
        <w:r>
          <w:rPr>
            <w:noProof/>
            <w:webHidden/>
          </w:rPr>
          <w:fldChar w:fldCharType="end"/>
        </w:r>
      </w:hyperlink>
    </w:p>
    <w:p w14:paraId="259A6B87" w14:textId="5C12F3FE" w:rsidR="005B461B" w:rsidRDefault="005B461B">
      <w:pPr>
        <w:pStyle w:val="TOC3"/>
        <w:tabs>
          <w:tab w:val="right" w:leader="dot" w:pos="9016"/>
        </w:tabs>
        <w:rPr>
          <w:rFonts w:asciiTheme="minorHAnsi" w:eastAsiaTheme="minorEastAsia" w:hAnsiTheme="minorHAnsi" w:cstheme="minorBidi"/>
          <w:noProof/>
          <w:kern w:val="2"/>
          <w:sz w:val="24"/>
          <w:szCs w:val="24"/>
          <w14:ligatures w14:val="standardContextual"/>
        </w:rPr>
      </w:pPr>
      <w:hyperlink w:anchor="_Toc213923732" w:history="1">
        <w:r w:rsidRPr="00BF2354">
          <w:rPr>
            <w:rStyle w:val="Hyperlink"/>
            <w:noProof/>
          </w:rPr>
          <w:t>3.03.03 NetSuite Orion Solution</w:t>
        </w:r>
        <w:r>
          <w:rPr>
            <w:noProof/>
            <w:webHidden/>
          </w:rPr>
          <w:tab/>
        </w:r>
        <w:r>
          <w:rPr>
            <w:noProof/>
            <w:webHidden/>
          </w:rPr>
          <w:fldChar w:fldCharType="begin"/>
        </w:r>
        <w:r>
          <w:rPr>
            <w:noProof/>
            <w:webHidden/>
          </w:rPr>
          <w:instrText xml:space="preserve"> PAGEREF _Toc213923732 \h </w:instrText>
        </w:r>
        <w:r>
          <w:rPr>
            <w:noProof/>
            <w:webHidden/>
          </w:rPr>
        </w:r>
        <w:r>
          <w:rPr>
            <w:noProof/>
            <w:webHidden/>
          </w:rPr>
          <w:fldChar w:fldCharType="separate"/>
        </w:r>
        <w:r>
          <w:rPr>
            <w:noProof/>
            <w:webHidden/>
          </w:rPr>
          <w:t>14</w:t>
        </w:r>
        <w:r>
          <w:rPr>
            <w:noProof/>
            <w:webHidden/>
          </w:rPr>
          <w:fldChar w:fldCharType="end"/>
        </w:r>
      </w:hyperlink>
    </w:p>
    <w:p w14:paraId="301BE319" w14:textId="2345D82C" w:rsidR="005B461B" w:rsidRDefault="005B461B">
      <w:pPr>
        <w:pStyle w:val="TOC3"/>
        <w:tabs>
          <w:tab w:val="right" w:leader="dot" w:pos="9016"/>
        </w:tabs>
        <w:rPr>
          <w:rFonts w:asciiTheme="minorHAnsi" w:eastAsiaTheme="minorEastAsia" w:hAnsiTheme="minorHAnsi" w:cstheme="minorBidi"/>
          <w:noProof/>
          <w:kern w:val="2"/>
          <w:sz w:val="24"/>
          <w:szCs w:val="24"/>
          <w14:ligatures w14:val="standardContextual"/>
        </w:rPr>
      </w:pPr>
      <w:hyperlink w:anchor="_Toc213923733" w:history="1">
        <w:r w:rsidRPr="00BF2354">
          <w:rPr>
            <w:rStyle w:val="Hyperlink"/>
            <w:noProof/>
          </w:rPr>
          <w:t>3.03.04 Future State Process</w:t>
        </w:r>
        <w:r>
          <w:rPr>
            <w:noProof/>
            <w:webHidden/>
          </w:rPr>
          <w:tab/>
        </w:r>
        <w:r>
          <w:rPr>
            <w:noProof/>
            <w:webHidden/>
          </w:rPr>
          <w:fldChar w:fldCharType="begin"/>
        </w:r>
        <w:r>
          <w:rPr>
            <w:noProof/>
            <w:webHidden/>
          </w:rPr>
          <w:instrText xml:space="preserve"> PAGEREF _Toc213923733 \h </w:instrText>
        </w:r>
        <w:r>
          <w:rPr>
            <w:noProof/>
            <w:webHidden/>
          </w:rPr>
        </w:r>
        <w:r>
          <w:rPr>
            <w:noProof/>
            <w:webHidden/>
          </w:rPr>
          <w:fldChar w:fldCharType="separate"/>
        </w:r>
        <w:r>
          <w:rPr>
            <w:noProof/>
            <w:webHidden/>
          </w:rPr>
          <w:t>14</w:t>
        </w:r>
        <w:r>
          <w:rPr>
            <w:noProof/>
            <w:webHidden/>
          </w:rPr>
          <w:fldChar w:fldCharType="end"/>
        </w:r>
      </w:hyperlink>
    </w:p>
    <w:p w14:paraId="38E413BE" w14:textId="39C209D5" w:rsidR="005B461B" w:rsidRDefault="005B461B">
      <w:pPr>
        <w:pStyle w:val="TOC3"/>
        <w:tabs>
          <w:tab w:val="right" w:leader="dot" w:pos="9016"/>
        </w:tabs>
        <w:rPr>
          <w:rFonts w:asciiTheme="minorHAnsi" w:eastAsiaTheme="minorEastAsia" w:hAnsiTheme="minorHAnsi" w:cstheme="minorBidi"/>
          <w:noProof/>
          <w:kern w:val="2"/>
          <w:sz w:val="24"/>
          <w:szCs w:val="24"/>
          <w14:ligatures w14:val="standardContextual"/>
        </w:rPr>
      </w:pPr>
      <w:hyperlink w:anchor="_Toc213923734" w:history="1">
        <w:r w:rsidRPr="00BF2354">
          <w:rPr>
            <w:rStyle w:val="Hyperlink"/>
            <w:noProof/>
          </w:rPr>
          <w:t>3.03.05 Decision Matrix</w:t>
        </w:r>
        <w:r>
          <w:rPr>
            <w:noProof/>
            <w:webHidden/>
          </w:rPr>
          <w:tab/>
        </w:r>
        <w:r>
          <w:rPr>
            <w:noProof/>
            <w:webHidden/>
          </w:rPr>
          <w:fldChar w:fldCharType="begin"/>
        </w:r>
        <w:r>
          <w:rPr>
            <w:noProof/>
            <w:webHidden/>
          </w:rPr>
          <w:instrText xml:space="preserve"> PAGEREF _Toc213923734 \h </w:instrText>
        </w:r>
        <w:r>
          <w:rPr>
            <w:noProof/>
            <w:webHidden/>
          </w:rPr>
        </w:r>
        <w:r>
          <w:rPr>
            <w:noProof/>
            <w:webHidden/>
          </w:rPr>
          <w:fldChar w:fldCharType="separate"/>
        </w:r>
        <w:r>
          <w:rPr>
            <w:noProof/>
            <w:webHidden/>
          </w:rPr>
          <w:t>14</w:t>
        </w:r>
        <w:r>
          <w:rPr>
            <w:noProof/>
            <w:webHidden/>
          </w:rPr>
          <w:fldChar w:fldCharType="end"/>
        </w:r>
      </w:hyperlink>
    </w:p>
    <w:p w14:paraId="20D63BD0" w14:textId="6E4A7265" w:rsidR="005B461B" w:rsidRDefault="005B461B">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13923735" w:history="1">
        <w:r w:rsidRPr="00BF2354">
          <w:rPr>
            <w:rStyle w:val="Hyperlink"/>
            <w:noProof/>
          </w:rPr>
          <w:t>3.04 Vendor Returns Management</w:t>
        </w:r>
        <w:r>
          <w:rPr>
            <w:noProof/>
            <w:webHidden/>
          </w:rPr>
          <w:tab/>
        </w:r>
        <w:r>
          <w:rPr>
            <w:noProof/>
            <w:webHidden/>
          </w:rPr>
          <w:fldChar w:fldCharType="begin"/>
        </w:r>
        <w:r>
          <w:rPr>
            <w:noProof/>
            <w:webHidden/>
          </w:rPr>
          <w:instrText xml:space="preserve"> PAGEREF _Toc213923735 \h </w:instrText>
        </w:r>
        <w:r>
          <w:rPr>
            <w:noProof/>
            <w:webHidden/>
          </w:rPr>
        </w:r>
        <w:r>
          <w:rPr>
            <w:noProof/>
            <w:webHidden/>
          </w:rPr>
          <w:fldChar w:fldCharType="separate"/>
        </w:r>
        <w:r>
          <w:rPr>
            <w:noProof/>
            <w:webHidden/>
          </w:rPr>
          <w:t>16</w:t>
        </w:r>
        <w:r>
          <w:rPr>
            <w:noProof/>
            <w:webHidden/>
          </w:rPr>
          <w:fldChar w:fldCharType="end"/>
        </w:r>
      </w:hyperlink>
    </w:p>
    <w:p w14:paraId="55C16198" w14:textId="3D814568" w:rsidR="005B461B" w:rsidRDefault="005B461B">
      <w:pPr>
        <w:pStyle w:val="TOC3"/>
        <w:tabs>
          <w:tab w:val="right" w:leader="dot" w:pos="9016"/>
        </w:tabs>
        <w:rPr>
          <w:rFonts w:asciiTheme="minorHAnsi" w:eastAsiaTheme="minorEastAsia" w:hAnsiTheme="minorHAnsi" w:cstheme="minorBidi"/>
          <w:noProof/>
          <w:kern w:val="2"/>
          <w:sz w:val="24"/>
          <w:szCs w:val="24"/>
          <w14:ligatures w14:val="standardContextual"/>
        </w:rPr>
      </w:pPr>
      <w:hyperlink w:anchor="_Toc213923736" w:history="1">
        <w:r w:rsidRPr="00BF2354">
          <w:rPr>
            <w:rStyle w:val="Hyperlink"/>
            <w:noProof/>
          </w:rPr>
          <w:t>3.04.01 Your Business Requirements</w:t>
        </w:r>
        <w:r>
          <w:rPr>
            <w:noProof/>
            <w:webHidden/>
          </w:rPr>
          <w:tab/>
        </w:r>
        <w:r>
          <w:rPr>
            <w:noProof/>
            <w:webHidden/>
          </w:rPr>
          <w:fldChar w:fldCharType="begin"/>
        </w:r>
        <w:r>
          <w:rPr>
            <w:noProof/>
            <w:webHidden/>
          </w:rPr>
          <w:instrText xml:space="preserve"> PAGEREF _Toc213923736 \h </w:instrText>
        </w:r>
        <w:r>
          <w:rPr>
            <w:noProof/>
            <w:webHidden/>
          </w:rPr>
        </w:r>
        <w:r>
          <w:rPr>
            <w:noProof/>
            <w:webHidden/>
          </w:rPr>
          <w:fldChar w:fldCharType="separate"/>
        </w:r>
        <w:r>
          <w:rPr>
            <w:noProof/>
            <w:webHidden/>
          </w:rPr>
          <w:t>16</w:t>
        </w:r>
        <w:r>
          <w:rPr>
            <w:noProof/>
            <w:webHidden/>
          </w:rPr>
          <w:fldChar w:fldCharType="end"/>
        </w:r>
      </w:hyperlink>
    </w:p>
    <w:p w14:paraId="76C9E58C" w14:textId="5FBFA3D3" w:rsidR="005B461B" w:rsidRDefault="005B461B">
      <w:pPr>
        <w:pStyle w:val="TOC3"/>
        <w:tabs>
          <w:tab w:val="right" w:leader="dot" w:pos="9016"/>
        </w:tabs>
        <w:rPr>
          <w:rFonts w:asciiTheme="minorHAnsi" w:eastAsiaTheme="minorEastAsia" w:hAnsiTheme="minorHAnsi" w:cstheme="minorBidi"/>
          <w:noProof/>
          <w:kern w:val="2"/>
          <w:sz w:val="24"/>
          <w:szCs w:val="24"/>
          <w14:ligatures w14:val="standardContextual"/>
        </w:rPr>
      </w:pPr>
      <w:hyperlink w:anchor="_Toc213923737" w:history="1">
        <w:r w:rsidRPr="00BF2354">
          <w:rPr>
            <w:rStyle w:val="Hyperlink"/>
            <w:noProof/>
          </w:rPr>
          <w:t>3.04.02 Current State Process</w:t>
        </w:r>
        <w:r>
          <w:rPr>
            <w:noProof/>
            <w:webHidden/>
          </w:rPr>
          <w:tab/>
        </w:r>
        <w:r>
          <w:rPr>
            <w:noProof/>
            <w:webHidden/>
          </w:rPr>
          <w:fldChar w:fldCharType="begin"/>
        </w:r>
        <w:r>
          <w:rPr>
            <w:noProof/>
            <w:webHidden/>
          </w:rPr>
          <w:instrText xml:space="preserve"> PAGEREF _Toc213923737 \h </w:instrText>
        </w:r>
        <w:r>
          <w:rPr>
            <w:noProof/>
            <w:webHidden/>
          </w:rPr>
        </w:r>
        <w:r>
          <w:rPr>
            <w:noProof/>
            <w:webHidden/>
          </w:rPr>
          <w:fldChar w:fldCharType="separate"/>
        </w:r>
        <w:r>
          <w:rPr>
            <w:noProof/>
            <w:webHidden/>
          </w:rPr>
          <w:t>16</w:t>
        </w:r>
        <w:r>
          <w:rPr>
            <w:noProof/>
            <w:webHidden/>
          </w:rPr>
          <w:fldChar w:fldCharType="end"/>
        </w:r>
      </w:hyperlink>
    </w:p>
    <w:p w14:paraId="3A782A30" w14:textId="5B3B570E" w:rsidR="005B461B" w:rsidRDefault="005B461B">
      <w:pPr>
        <w:pStyle w:val="TOC3"/>
        <w:tabs>
          <w:tab w:val="right" w:leader="dot" w:pos="9016"/>
        </w:tabs>
        <w:rPr>
          <w:rFonts w:asciiTheme="minorHAnsi" w:eastAsiaTheme="minorEastAsia" w:hAnsiTheme="minorHAnsi" w:cstheme="minorBidi"/>
          <w:noProof/>
          <w:kern w:val="2"/>
          <w:sz w:val="24"/>
          <w:szCs w:val="24"/>
          <w14:ligatures w14:val="standardContextual"/>
        </w:rPr>
      </w:pPr>
      <w:hyperlink w:anchor="_Toc213923738" w:history="1">
        <w:r w:rsidRPr="00BF2354">
          <w:rPr>
            <w:rStyle w:val="Hyperlink"/>
            <w:noProof/>
          </w:rPr>
          <w:t>3.04.03 NetSuite Orion Solution</w:t>
        </w:r>
        <w:r>
          <w:rPr>
            <w:noProof/>
            <w:webHidden/>
          </w:rPr>
          <w:tab/>
        </w:r>
        <w:r>
          <w:rPr>
            <w:noProof/>
            <w:webHidden/>
          </w:rPr>
          <w:fldChar w:fldCharType="begin"/>
        </w:r>
        <w:r>
          <w:rPr>
            <w:noProof/>
            <w:webHidden/>
          </w:rPr>
          <w:instrText xml:space="preserve"> PAGEREF _Toc213923738 \h </w:instrText>
        </w:r>
        <w:r>
          <w:rPr>
            <w:noProof/>
            <w:webHidden/>
          </w:rPr>
        </w:r>
        <w:r>
          <w:rPr>
            <w:noProof/>
            <w:webHidden/>
          </w:rPr>
          <w:fldChar w:fldCharType="separate"/>
        </w:r>
        <w:r>
          <w:rPr>
            <w:noProof/>
            <w:webHidden/>
          </w:rPr>
          <w:t>16</w:t>
        </w:r>
        <w:r>
          <w:rPr>
            <w:noProof/>
            <w:webHidden/>
          </w:rPr>
          <w:fldChar w:fldCharType="end"/>
        </w:r>
      </w:hyperlink>
    </w:p>
    <w:p w14:paraId="2EF756DE" w14:textId="028A6132" w:rsidR="005B461B" w:rsidRDefault="005B461B">
      <w:pPr>
        <w:pStyle w:val="TOC3"/>
        <w:tabs>
          <w:tab w:val="right" w:leader="dot" w:pos="9016"/>
        </w:tabs>
        <w:rPr>
          <w:rFonts w:asciiTheme="minorHAnsi" w:eastAsiaTheme="minorEastAsia" w:hAnsiTheme="minorHAnsi" w:cstheme="minorBidi"/>
          <w:noProof/>
          <w:kern w:val="2"/>
          <w:sz w:val="24"/>
          <w:szCs w:val="24"/>
          <w14:ligatures w14:val="standardContextual"/>
        </w:rPr>
      </w:pPr>
      <w:hyperlink w:anchor="_Toc213923739" w:history="1">
        <w:r w:rsidRPr="00BF2354">
          <w:rPr>
            <w:rStyle w:val="Hyperlink"/>
            <w:noProof/>
          </w:rPr>
          <w:t>3.04.04 Future State Process</w:t>
        </w:r>
        <w:r>
          <w:rPr>
            <w:noProof/>
            <w:webHidden/>
          </w:rPr>
          <w:tab/>
        </w:r>
        <w:r>
          <w:rPr>
            <w:noProof/>
            <w:webHidden/>
          </w:rPr>
          <w:fldChar w:fldCharType="begin"/>
        </w:r>
        <w:r>
          <w:rPr>
            <w:noProof/>
            <w:webHidden/>
          </w:rPr>
          <w:instrText xml:space="preserve"> PAGEREF _Toc213923739 \h </w:instrText>
        </w:r>
        <w:r>
          <w:rPr>
            <w:noProof/>
            <w:webHidden/>
          </w:rPr>
        </w:r>
        <w:r>
          <w:rPr>
            <w:noProof/>
            <w:webHidden/>
          </w:rPr>
          <w:fldChar w:fldCharType="separate"/>
        </w:r>
        <w:r>
          <w:rPr>
            <w:noProof/>
            <w:webHidden/>
          </w:rPr>
          <w:t>17</w:t>
        </w:r>
        <w:r>
          <w:rPr>
            <w:noProof/>
            <w:webHidden/>
          </w:rPr>
          <w:fldChar w:fldCharType="end"/>
        </w:r>
      </w:hyperlink>
    </w:p>
    <w:p w14:paraId="61CC5DE9" w14:textId="76580E85" w:rsidR="005B461B" w:rsidRDefault="005B461B">
      <w:pPr>
        <w:pStyle w:val="TOC3"/>
        <w:tabs>
          <w:tab w:val="right" w:leader="dot" w:pos="9016"/>
        </w:tabs>
        <w:rPr>
          <w:rFonts w:asciiTheme="minorHAnsi" w:eastAsiaTheme="minorEastAsia" w:hAnsiTheme="minorHAnsi" w:cstheme="minorBidi"/>
          <w:noProof/>
          <w:kern w:val="2"/>
          <w:sz w:val="24"/>
          <w:szCs w:val="24"/>
          <w14:ligatures w14:val="standardContextual"/>
        </w:rPr>
      </w:pPr>
      <w:hyperlink w:anchor="_Toc213923740" w:history="1">
        <w:r w:rsidRPr="00BF2354">
          <w:rPr>
            <w:rStyle w:val="Hyperlink"/>
            <w:noProof/>
          </w:rPr>
          <w:t>3.04.05 Decision Matrix</w:t>
        </w:r>
        <w:r>
          <w:rPr>
            <w:noProof/>
            <w:webHidden/>
          </w:rPr>
          <w:tab/>
        </w:r>
        <w:r>
          <w:rPr>
            <w:noProof/>
            <w:webHidden/>
          </w:rPr>
          <w:fldChar w:fldCharType="begin"/>
        </w:r>
        <w:r>
          <w:rPr>
            <w:noProof/>
            <w:webHidden/>
          </w:rPr>
          <w:instrText xml:space="preserve"> PAGEREF _Toc213923740 \h </w:instrText>
        </w:r>
        <w:r>
          <w:rPr>
            <w:noProof/>
            <w:webHidden/>
          </w:rPr>
        </w:r>
        <w:r>
          <w:rPr>
            <w:noProof/>
            <w:webHidden/>
          </w:rPr>
          <w:fldChar w:fldCharType="separate"/>
        </w:r>
        <w:r>
          <w:rPr>
            <w:noProof/>
            <w:webHidden/>
          </w:rPr>
          <w:t>17</w:t>
        </w:r>
        <w:r>
          <w:rPr>
            <w:noProof/>
            <w:webHidden/>
          </w:rPr>
          <w:fldChar w:fldCharType="end"/>
        </w:r>
      </w:hyperlink>
    </w:p>
    <w:p w14:paraId="783B969F" w14:textId="368E4EF7" w:rsidR="005B461B" w:rsidRDefault="005B461B">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13923741" w:history="1">
        <w:r w:rsidRPr="00BF2354">
          <w:rPr>
            <w:rStyle w:val="Hyperlink"/>
            <w:noProof/>
          </w:rPr>
          <w:t>3.05 Time Tracking &amp; Project Management</w:t>
        </w:r>
        <w:r>
          <w:rPr>
            <w:noProof/>
            <w:webHidden/>
          </w:rPr>
          <w:tab/>
        </w:r>
        <w:r>
          <w:rPr>
            <w:noProof/>
            <w:webHidden/>
          </w:rPr>
          <w:fldChar w:fldCharType="begin"/>
        </w:r>
        <w:r>
          <w:rPr>
            <w:noProof/>
            <w:webHidden/>
          </w:rPr>
          <w:instrText xml:space="preserve"> PAGEREF _Toc213923741 \h </w:instrText>
        </w:r>
        <w:r>
          <w:rPr>
            <w:noProof/>
            <w:webHidden/>
          </w:rPr>
        </w:r>
        <w:r>
          <w:rPr>
            <w:noProof/>
            <w:webHidden/>
          </w:rPr>
          <w:fldChar w:fldCharType="separate"/>
        </w:r>
        <w:r>
          <w:rPr>
            <w:noProof/>
            <w:webHidden/>
          </w:rPr>
          <w:t>18</w:t>
        </w:r>
        <w:r>
          <w:rPr>
            <w:noProof/>
            <w:webHidden/>
          </w:rPr>
          <w:fldChar w:fldCharType="end"/>
        </w:r>
      </w:hyperlink>
    </w:p>
    <w:p w14:paraId="210E4FF1" w14:textId="779379E9" w:rsidR="005B461B" w:rsidRDefault="005B461B">
      <w:pPr>
        <w:pStyle w:val="TOC3"/>
        <w:tabs>
          <w:tab w:val="right" w:leader="dot" w:pos="9016"/>
        </w:tabs>
        <w:rPr>
          <w:rFonts w:asciiTheme="minorHAnsi" w:eastAsiaTheme="minorEastAsia" w:hAnsiTheme="minorHAnsi" w:cstheme="minorBidi"/>
          <w:noProof/>
          <w:kern w:val="2"/>
          <w:sz w:val="24"/>
          <w:szCs w:val="24"/>
          <w14:ligatures w14:val="standardContextual"/>
        </w:rPr>
      </w:pPr>
      <w:hyperlink w:anchor="_Toc213923742" w:history="1">
        <w:r w:rsidRPr="00BF2354">
          <w:rPr>
            <w:rStyle w:val="Hyperlink"/>
            <w:noProof/>
          </w:rPr>
          <w:t>3.05.01 Your Business Requirements</w:t>
        </w:r>
        <w:r>
          <w:rPr>
            <w:noProof/>
            <w:webHidden/>
          </w:rPr>
          <w:tab/>
        </w:r>
        <w:r>
          <w:rPr>
            <w:noProof/>
            <w:webHidden/>
          </w:rPr>
          <w:fldChar w:fldCharType="begin"/>
        </w:r>
        <w:r>
          <w:rPr>
            <w:noProof/>
            <w:webHidden/>
          </w:rPr>
          <w:instrText xml:space="preserve"> PAGEREF _Toc213923742 \h </w:instrText>
        </w:r>
        <w:r>
          <w:rPr>
            <w:noProof/>
            <w:webHidden/>
          </w:rPr>
        </w:r>
        <w:r>
          <w:rPr>
            <w:noProof/>
            <w:webHidden/>
          </w:rPr>
          <w:fldChar w:fldCharType="separate"/>
        </w:r>
        <w:r>
          <w:rPr>
            <w:noProof/>
            <w:webHidden/>
          </w:rPr>
          <w:t>18</w:t>
        </w:r>
        <w:r>
          <w:rPr>
            <w:noProof/>
            <w:webHidden/>
          </w:rPr>
          <w:fldChar w:fldCharType="end"/>
        </w:r>
      </w:hyperlink>
    </w:p>
    <w:p w14:paraId="3D1DA5E5" w14:textId="20EC4AF7" w:rsidR="005B461B" w:rsidRDefault="005B461B">
      <w:pPr>
        <w:pStyle w:val="TOC3"/>
        <w:tabs>
          <w:tab w:val="right" w:leader="dot" w:pos="9016"/>
        </w:tabs>
        <w:rPr>
          <w:rFonts w:asciiTheme="minorHAnsi" w:eastAsiaTheme="minorEastAsia" w:hAnsiTheme="minorHAnsi" w:cstheme="minorBidi"/>
          <w:noProof/>
          <w:kern w:val="2"/>
          <w:sz w:val="24"/>
          <w:szCs w:val="24"/>
          <w14:ligatures w14:val="standardContextual"/>
        </w:rPr>
      </w:pPr>
      <w:hyperlink w:anchor="_Toc213923743" w:history="1">
        <w:r w:rsidRPr="00BF2354">
          <w:rPr>
            <w:rStyle w:val="Hyperlink"/>
            <w:noProof/>
          </w:rPr>
          <w:t>3.05.02 Current State Process</w:t>
        </w:r>
        <w:r>
          <w:rPr>
            <w:noProof/>
            <w:webHidden/>
          </w:rPr>
          <w:tab/>
        </w:r>
        <w:r>
          <w:rPr>
            <w:noProof/>
            <w:webHidden/>
          </w:rPr>
          <w:fldChar w:fldCharType="begin"/>
        </w:r>
        <w:r>
          <w:rPr>
            <w:noProof/>
            <w:webHidden/>
          </w:rPr>
          <w:instrText xml:space="preserve"> PAGEREF _Toc213923743 \h </w:instrText>
        </w:r>
        <w:r>
          <w:rPr>
            <w:noProof/>
            <w:webHidden/>
          </w:rPr>
        </w:r>
        <w:r>
          <w:rPr>
            <w:noProof/>
            <w:webHidden/>
          </w:rPr>
          <w:fldChar w:fldCharType="separate"/>
        </w:r>
        <w:r>
          <w:rPr>
            <w:noProof/>
            <w:webHidden/>
          </w:rPr>
          <w:t>18</w:t>
        </w:r>
        <w:r>
          <w:rPr>
            <w:noProof/>
            <w:webHidden/>
          </w:rPr>
          <w:fldChar w:fldCharType="end"/>
        </w:r>
      </w:hyperlink>
    </w:p>
    <w:p w14:paraId="357217C3" w14:textId="624AB755" w:rsidR="005B461B" w:rsidRDefault="005B461B">
      <w:pPr>
        <w:pStyle w:val="TOC3"/>
        <w:tabs>
          <w:tab w:val="right" w:leader="dot" w:pos="9016"/>
        </w:tabs>
        <w:rPr>
          <w:rFonts w:asciiTheme="minorHAnsi" w:eastAsiaTheme="minorEastAsia" w:hAnsiTheme="minorHAnsi" w:cstheme="minorBidi"/>
          <w:noProof/>
          <w:kern w:val="2"/>
          <w:sz w:val="24"/>
          <w:szCs w:val="24"/>
          <w14:ligatures w14:val="standardContextual"/>
        </w:rPr>
      </w:pPr>
      <w:hyperlink w:anchor="_Toc213923744" w:history="1">
        <w:r w:rsidRPr="00BF2354">
          <w:rPr>
            <w:rStyle w:val="Hyperlink"/>
            <w:noProof/>
          </w:rPr>
          <w:t>3.05.03 NetSuite Orion Solution</w:t>
        </w:r>
        <w:r>
          <w:rPr>
            <w:noProof/>
            <w:webHidden/>
          </w:rPr>
          <w:tab/>
        </w:r>
        <w:r>
          <w:rPr>
            <w:noProof/>
            <w:webHidden/>
          </w:rPr>
          <w:fldChar w:fldCharType="begin"/>
        </w:r>
        <w:r>
          <w:rPr>
            <w:noProof/>
            <w:webHidden/>
          </w:rPr>
          <w:instrText xml:space="preserve"> PAGEREF _Toc213923744 \h </w:instrText>
        </w:r>
        <w:r>
          <w:rPr>
            <w:noProof/>
            <w:webHidden/>
          </w:rPr>
        </w:r>
        <w:r>
          <w:rPr>
            <w:noProof/>
            <w:webHidden/>
          </w:rPr>
          <w:fldChar w:fldCharType="separate"/>
        </w:r>
        <w:r>
          <w:rPr>
            <w:noProof/>
            <w:webHidden/>
          </w:rPr>
          <w:t>18</w:t>
        </w:r>
        <w:r>
          <w:rPr>
            <w:noProof/>
            <w:webHidden/>
          </w:rPr>
          <w:fldChar w:fldCharType="end"/>
        </w:r>
      </w:hyperlink>
    </w:p>
    <w:p w14:paraId="750657F2" w14:textId="23C394BC" w:rsidR="005B461B" w:rsidRDefault="005B461B">
      <w:pPr>
        <w:pStyle w:val="TOC3"/>
        <w:tabs>
          <w:tab w:val="right" w:leader="dot" w:pos="9016"/>
        </w:tabs>
        <w:rPr>
          <w:rFonts w:asciiTheme="minorHAnsi" w:eastAsiaTheme="minorEastAsia" w:hAnsiTheme="minorHAnsi" w:cstheme="minorBidi"/>
          <w:noProof/>
          <w:kern w:val="2"/>
          <w:sz w:val="24"/>
          <w:szCs w:val="24"/>
          <w14:ligatures w14:val="standardContextual"/>
        </w:rPr>
      </w:pPr>
      <w:hyperlink w:anchor="_Toc213923745" w:history="1">
        <w:r w:rsidRPr="00BF2354">
          <w:rPr>
            <w:rStyle w:val="Hyperlink"/>
            <w:noProof/>
          </w:rPr>
          <w:t>3.05.04 Future State Process</w:t>
        </w:r>
        <w:r>
          <w:rPr>
            <w:noProof/>
            <w:webHidden/>
          </w:rPr>
          <w:tab/>
        </w:r>
        <w:r>
          <w:rPr>
            <w:noProof/>
            <w:webHidden/>
          </w:rPr>
          <w:fldChar w:fldCharType="begin"/>
        </w:r>
        <w:r>
          <w:rPr>
            <w:noProof/>
            <w:webHidden/>
          </w:rPr>
          <w:instrText xml:space="preserve"> PAGEREF _Toc213923745 \h </w:instrText>
        </w:r>
        <w:r>
          <w:rPr>
            <w:noProof/>
            <w:webHidden/>
          </w:rPr>
        </w:r>
        <w:r>
          <w:rPr>
            <w:noProof/>
            <w:webHidden/>
          </w:rPr>
          <w:fldChar w:fldCharType="separate"/>
        </w:r>
        <w:r>
          <w:rPr>
            <w:noProof/>
            <w:webHidden/>
          </w:rPr>
          <w:t>19</w:t>
        </w:r>
        <w:r>
          <w:rPr>
            <w:noProof/>
            <w:webHidden/>
          </w:rPr>
          <w:fldChar w:fldCharType="end"/>
        </w:r>
      </w:hyperlink>
    </w:p>
    <w:p w14:paraId="0F68E364" w14:textId="71D0937E" w:rsidR="005B461B" w:rsidRDefault="005B461B">
      <w:pPr>
        <w:pStyle w:val="TOC3"/>
        <w:tabs>
          <w:tab w:val="right" w:leader="dot" w:pos="9016"/>
        </w:tabs>
        <w:rPr>
          <w:rFonts w:asciiTheme="minorHAnsi" w:eastAsiaTheme="minorEastAsia" w:hAnsiTheme="minorHAnsi" w:cstheme="minorBidi"/>
          <w:noProof/>
          <w:kern w:val="2"/>
          <w:sz w:val="24"/>
          <w:szCs w:val="24"/>
          <w14:ligatures w14:val="standardContextual"/>
        </w:rPr>
      </w:pPr>
      <w:hyperlink w:anchor="_Toc213923746" w:history="1">
        <w:r w:rsidRPr="00BF2354">
          <w:rPr>
            <w:rStyle w:val="Hyperlink"/>
            <w:noProof/>
          </w:rPr>
          <w:t>3.05.05 Decision Matrix</w:t>
        </w:r>
        <w:r>
          <w:rPr>
            <w:noProof/>
            <w:webHidden/>
          </w:rPr>
          <w:tab/>
        </w:r>
        <w:r>
          <w:rPr>
            <w:noProof/>
            <w:webHidden/>
          </w:rPr>
          <w:fldChar w:fldCharType="begin"/>
        </w:r>
        <w:r>
          <w:rPr>
            <w:noProof/>
            <w:webHidden/>
          </w:rPr>
          <w:instrText xml:space="preserve"> PAGEREF _Toc213923746 \h </w:instrText>
        </w:r>
        <w:r>
          <w:rPr>
            <w:noProof/>
            <w:webHidden/>
          </w:rPr>
        </w:r>
        <w:r>
          <w:rPr>
            <w:noProof/>
            <w:webHidden/>
          </w:rPr>
          <w:fldChar w:fldCharType="separate"/>
        </w:r>
        <w:r>
          <w:rPr>
            <w:noProof/>
            <w:webHidden/>
          </w:rPr>
          <w:t>19</w:t>
        </w:r>
        <w:r>
          <w:rPr>
            <w:noProof/>
            <w:webHidden/>
          </w:rPr>
          <w:fldChar w:fldCharType="end"/>
        </w:r>
      </w:hyperlink>
    </w:p>
    <w:p w14:paraId="45E82C33" w14:textId="34865274" w:rsidR="005B461B" w:rsidRDefault="005B461B">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13923747" w:history="1">
        <w:r w:rsidRPr="00BF2354">
          <w:rPr>
            <w:rStyle w:val="Hyperlink"/>
            <w:noProof/>
          </w:rPr>
          <w:t>3.06 Punch List &amp; Issue Management</w:t>
        </w:r>
        <w:r>
          <w:rPr>
            <w:noProof/>
            <w:webHidden/>
          </w:rPr>
          <w:tab/>
        </w:r>
        <w:r>
          <w:rPr>
            <w:noProof/>
            <w:webHidden/>
          </w:rPr>
          <w:fldChar w:fldCharType="begin"/>
        </w:r>
        <w:r>
          <w:rPr>
            <w:noProof/>
            <w:webHidden/>
          </w:rPr>
          <w:instrText xml:space="preserve"> PAGEREF _Toc213923747 \h </w:instrText>
        </w:r>
        <w:r>
          <w:rPr>
            <w:noProof/>
            <w:webHidden/>
          </w:rPr>
        </w:r>
        <w:r>
          <w:rPr>
            <w:noProof/>
            <w:webHidden/>
          </w:rPr>
          <w:fldChar w:fldCharType="separate"/>
        </w:r>
        <w:r>
          <w:rPr>
            <w:noProof/>
            <w:webHidden/>
          </w:rPr>
          <w:t>19</w:t>
        </w:r>
        <w:r>
          <w:rPr>
            <w:noProof/>
            <w:webHidden/>
          </w:rPr>
          <w:fldChar w:fldCharType="end"/>
        </w:r>
      </w:hyperlink>
    </w:p>
    <w:p w14:paraId="76F47531" w14:textId="03FF4D41" w:rsidR="005B461B" w:rsidRDefault="005B461B">
      <w:pPr>
        <w:pStyle w:val="TOC3"/>
        <w:tabs>
          <w:tab w:val="right" w:leader="dot" w:pos="9016"/>
        </w:tabs>
        <w:rPr>
          <w:rFonts w:asciiTheme="minorHAnsi" w:eastAsiaTheme="minorEastAsia" w:hAnsiTheme="minorHAnsi" w:cstheme="minorBidi"/>
          <w:noProof/>
          <w:kern w:val="2"/>
          <w:sz w:val="24"/>
          <w:szCs w:val="24"/>
          <w14:ligatures w14:val="standardContextual"/>
        </w:rPr>
      </w:pPr>
      <w:hyperlink w:anchor="_Toc213923748" w:history="1">
        <w:r w:rsidRPr="00BF2354">
          <w:rPr>
            <w:rStyle w:val="Hyperlink"/>
            <w:noProof/>
          </w:rPr>
          <w:t>3.06.01 Your Business Requirements</w:t>
        </w:r>
        <w:r>
          <w:rPr>
            <w:noProof/>
            <w:webHidden/>
          </w:rPr>
          <w:tab/>
        </w:r>
        <w:r>
          <w:rPr>
            <w:noProof/>
            <w:webHidden/>
          </w:rPr>
          <w:fldChar w:fldCharType="begin"/>
        </w:r>
        <w:r>
          <w:rPr>
            <w:noProof/>
            <w:webHidden/>
          </w:rPr>
          <w:instrText xml:space="preserve"> PAGEREF _Toc213923748 \h </w:instrText>
        </w:r>
        <w:r>
          <w:rPr>
            <w:noProof/>
            <w:webHidden/>
          </w:rPr>
        </w:r>
        <w:r>
          <w:rPr>
            <w:noProof/>
            <w:webHidden/>
          </w:rPr>
          <w:fldChar w:fldCharType="separate"/>
        </w:r>
        <w:r>
          <w:rPr>
            <w:noProof/>
            <w:webHidden/>
          </w:rPr>
          <w:t>19</w:t>
        </w:r>
        <w:r>
          <w:rPr>
            <w:noProof/>
            <w:webHidden/>
          </w:rPr>
          <w:fldChar w:fldCharType="end"/>
        </w:r>
      </w:hyperlink>
    </w:p>
    <w:p w14:paraId="1B40E2BF" w14:textId="57867A55" w:rsidR="005B461B" w:rsidRDefault="005B461B">
      <w:pPr>
        <w:pStyle w:val="TOC3"/>
        <w:tabs>
          <w:tab w:val="right" w:leader="dot" w:pos="9016"/>
        </w:tabs>
        <w:rPr>
          <w:rFonts w:asciiTheme="minorHAnsi" w:eastAsiaTheme="minorEastAsia" w:hAnsiTheme="minorHAnsi" w:cstheme="minorBidi"/>
          <w:noProof/>
          <w:kern w:val="2"/>
          <w:sz w:val="24"/>
          <w:szCs w:val="24"/>
          <w14:ligatures w14:val="standardContextual"/>
        </w:rPr>
      </w:pPr>
      <w:hyperlink w:anchor="_Toc213923749" w:history="1">
        <w:r w:rsidRPr="00BF2354">
          <w:rPr>
            <w:rStyle w:val="Hyperlink"/>
            <w:noProof/>
          </w:rPr>
          <w:t>3.06.02 Current State Process</w:t>
        </w:r>
        <w:r>
          <w:rPr>
            <w:noProof/>
            <w:webHidden/>
          </w:rPr>
          <w:tab/>
        </w:r>
        <w:r>
          <w:rPr>
            <w:noProof/>
            <w:webHidden/>
          </w:rPr>
          <w:fldChar w:fldCharType="begin"/>
        </w:r>
        <w:r>
          <w:rPr>
            <w:noProof/>
            <w:webHidden/>
          </w:rPr>
          <w:instrText xml:space="preserve"> PAGEREF _Toc213923749 \h </w:instrText>
        </w:r>
        <w:r>
          <w:rPr>
            <w:noProof/>
            <w:webHidden/>
          </w:rPr>
        </w:r>
        <w:r>
          <w:rPr>
            <w:noProof/>
            <w:webHidden/>
          </w:rPr>
          <w:fldChar w:fldCharType="separate"/>
        </w:r>
        <w:r>
          <w:rPr>
            <w:noProof/>
            <w:webHidden/>
          </w:rPr>
          <w:t>20</w:t>
        </w:r>
        <w:r>
          <w:rPr>
            <w:noProof/>
            <w:webHidden/>
          </w:rPr>
          <w:fldChar w:fldCharType="end"/>
        </w:r>
      </w:hyperlink>
    </w:p>
    <w:p w14:paraId="23477C4D" w14:textId="458AF616" w:rsidR="005B461B" w:rsidRDefault="005B461B">
      <w:pPr>
        <w:pStyle w:val="TOC3"/>
        <w:tabs>
          <w:tab w:val="right" w:leader="dot" w:pos="9016"/>
        </w:tabs>
        <w:rPr>
          <w:rFonts w:asciiTheme="minorHAnsi" w:eastAsiaTheme="minorEastAsia" w:hAnsiTheme="minorHAnsi" w:cstheme="minorBidi"/>
          <w:noProof/>
          <w:kern w:val="2"/>
          <w:sz w:val="24"/>
          <w:szCs w:val="24"/>
          <w14:ligatures w14:val="standardContextual"/>
        </w:rPr>
      </w:pPr>
      <w:hyperlink w:anchor="_Toc213923750" w:history="1">
        <w:r w:rsidRPr="00BF2354">
          <w:rPr>
            <w:rStyle w:val="Hyperlink"/>
            <w:noProof/>
          </w:rPr>
          <w:t>3.06.03 NetSuite Orion Solution</w:t>
        </w:r>
        <w:r>
          <w:rPr>
            <w:noProof/>
            <w:webHidden/>
          </w:rPr>
          <w:tab/>
        </w:r>
        <w:r>
          <w:rPr>
            <w:noProof/>
            <w:webHidden/>
          </w:rPr>
          <w:fldChar w:fldCharType="begin"/>
        </w:r>
        <w:r>
          <w:rPr>
            <w:noProof/>
            <w:webHidden/>
          </w:rPr>
          <w:instrText xml:space="preserve"> PAGEREF _Toc213923750 \h </w:instrText>
        </w:r>
        <w:r>
          <w:rPr>
            <w:noProof/>
            <w:webHidden/>
          </w:rPr>
        </w:r>
        <w:r>
          <w:rPr>
            <w:noProof/>
            <w:webHidden/>
          </w:rPr>
          <w:fldChar w:fldCharType="separate"/>
        </w:r>
        <w:r>
          <w:rPr>
            <w:noProof/>
            <w:webHidden/>
          </w:rPr>
          <w:t>20</w:t>
        </w:r>
        <w:r>
          <w:rPr>
            <w:noProof/>
            <w:webHidden/>
          </w:rPr>
          <w:fldChar w:fldCharType="end"/>
        </w:r>
      </w:hyperlink>
    </w:p>
    <w:p w14:paraId="08785152" w14:textId="10E55831" w:rsidR="005B461B" w:rsidRDefault="005B461B">
      <w:pPr>
        <w:pStyle w:val="TOC3"/>
        <w:tabs>
          <w:tab w:val="right" w:leader="dot" w:pos="9016"/>
        </w:tabs>
        <w:rPr>
          <w:rFonts w:asciiTheme="minorHAnsi" w:eastAsiaTheme="minorEastAsia" w:hAnsiTheme="minorHAnsi" w:cstheme="minorBidi"/>
          <w:noProof/>
          <w:kern w:val="2"/>
          <w:sz w:val="24"/>
          <w:szCs w:val="24"/>
          <w14:ligatures w14:val="standardContextual"/>
        </w:rPr>
      </w:pPr>
      <w:hyperlink w:anchor="_Toc213923751" w:history="1">
        <w:r w:rsidRPr="00BF2354">
          <w:rPr>
            <w:rStyle w:val="Hyperlink"/>
            <w:noProof/>
          </w:rPr>
          <w:t>3.06.04 Future State Process</w:t>
        </w:r>
        <w:r>
          <w:rPr>
            <w:noProof/>
            <w:webHidden/>
          </w:rPr>
          <w:tab/>
        </w:r>
        <w:r>
          <w:rPr>
            <w:noProof/>
            <w:webHidden/>
          </w:rPr>
          <w:fldChar w:fldCharType="begin"/>
        </w:r>
        <w:r>
          <w:rPr>
            <w:noProof/>
            <w:webHidden/>
          </w:rPr>
          <w:instrText xml:space="preserve"> PAGEREF _Toc213923751 \h </w:instrText>
        </w:r>
        <w:r>
          <w:rPr>
            <w:noProof/>
            <w:webHidden/>
          </w:rPr>
        </w:r>
        <w:r>
          <w:rPr>
            <w:noProof/>
            <w:webHidden/>
          </w:rPr>
          <w:fldChar w:fldCharType="separate"/>
        </w:r>
        <w:r>
          <w:rPr>
            <w:noProof/>
            <w:webHidden/>
          </w:rPr>
          <w:t>20</w:t>
        </w:r>
        <w:r>
          <w:rPr>
            <w:noProof/>
            <w:webHidden/>
          </w:rPr>
          <w:fldChar w:fldCharType="end"/>
        </w:r>
      </w:hyperlink>
    </w:p>
    <w:p w14:paraId="0AD464E0" w14:textId="2B83F004" w:rsidR="005B461B" w:rsidRDefault="005B461B">
      <w:pPr>
        <w:pStyle w:val="TOC3"/>
        <w:tabs>
          <w:tab w:val="right" w:leader="dot" w:pos="9016"/>
        </w:tabs>
        <w:rPr>
          <w:rFonts w:asciiTheme="minorHAnsi" w:eastAsiaTheme="minorEastAsia" w:hAnsiTheme="minorHAnsi" w:cstheme="minorBidi"/>
          <w:noProof/>
          <w:kern w:val="2"/>
          <w:sz w:val="24"/>
          <w:szCs w:val="24"/>
          <w14:ligatures w14:val="standardContextual"/>
        </w:rPr>
      </w:pPr>
      <w:hyperlink w:anchor="_Toc213923752" w:history="1">
        <w:r w:rsidRPr="00BF2354">
          <w:rPr>
            <w:rStyle w:val="Hyperlink"/>
            <w:noProof/>
          </w:rPr>
          <w:t>3.06.05 Decision Matrix</w:t>
        </w:r>
        <w:r>
          <w:rPr>
            <w:noProof/>
            <w:webHidden/>
          </w:rPr>
          <w:tab/>
        </w:r>
        <w:r>
          <w:rPr>
            <w:noProof/>
            <w:webHidden/>
          </w:rPr>
          <w:fldChar w:fldCharType="begin"/>
        </w:r>
        <w:r>
          <w:rPr>
            <w:noProof/>
            <w:webHidden/>
          </w:rPr>
          <w:instrText xml:space="preserve"> PAGEREF _Toc213923752 \h </w:instrText>
        </w:r>
        <w:r>
          <w:rPr>
            <w:noProof/>
            <w:webHidden/>
          </w:rPr>
        </w:r>
        <w:r>
          <w:rPr>
            <w:noProof/>
            <w:webHidden/>
          </w:rPr>
          <w:fldChar w:fldCharType="separate"/>
        </w:r>
        <w:r>
          <w:rPr>
            <w:noProof/>
            <w:webHidden/>
          </w:rPr>
          <w:t>20</w:t>
        </w:r>
        <w:r>
          <w:rPr>
            <w:noProof/>
            <w:webHidden/>
          </w:rPr>
          <w:fldChar w:fldCharType="end"/>
        </w:r>
      </w:hyperlink>
    </w:p>
    <w:p w14:paraId="112E8DB1" w14:textId="0D1FB099" w:rsidR="005B461B" w:rsidRDefault="005B461B">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13923753" w:history="1">
        <w:r w:rsidRPr="00BF2354">
          <w:rPr>
            <w:rStyle w:val="Hyperlink"/>
            <w:noProof/>
          </w:rPr>
          <w:t>3.07 Field Operations</w:t>
        </w:r>
        <w:r>
          <w:rPr>
            <w:noProof/>
            <w:webHidden/>
          </w:rPr>
          <w:tab/>
        </w:r>
        <w:r>
          <w:rPr>
            <w:noProof/>
            <w:webHidden/>
          </w:rPr>
          <w:fldChar w:fldCharType="begin"/>
        </w:r>
        <w:r>
          <w:rPr>
            <w:noProof/>
            <w:webHidden/>
          </w:rPr>
          <w:instrText xml:space="preserve"> PAGEREF _Toc213923753 \h </w:instrText>
        </w:r>
        <w:r>
          <w:rPr>
            <w:noProof/>
            <w:webHidden/>
          </w:rPr>
        </w:r>
        <w:r>
          <w:rPr>
            <w:noProof/>
            <w:webHidden/>
          </w:rPr>
          <w:fldChar w:fldCharType="separate"/>
        </w:r>
        <w:r>
          <w:rPr>
            <w:noProof/>
            <w:webHidden/>
          </w:rPr>
          <w:t>21</w:t>
        </w:r>
        <w:r>
          <w:rPr>
            <w:noProof/>
            <w:webHidden/>
          </w:rPr>
          <w:fldChar w:fldCharType="end"/>
        </w:r>
      </w:hyperlink>
    </w:p>
    <w:p w14:paraId="41FE6823" w14:textId="463BA127" w:rsidR="005B461B" w:rsidRDefault="005B461B">
      <w:pPr>
        <w:pStyle w:val="TOC3"/>
        <w:tabs>
          <w:tab w:val="right" w:leader="dot" w:pos="9016"/>
        </w:tabs>
        <w:rPr>
          <w:rFonts w:asciiTheme="minorHAnsi" w:eastAsiaTheme="minorEastAsia" w:hAnsiTheme="minorHAnsi" w:cstheme="minorBidi"/>
          <w:noProof/>
          <w:kern w:val="2"/>
          <w:sz w:val="24"/>
          <w:szCs w:val="24"/>
          <w14:ligatures w14:val="standardContextual"/>
        </w:rPr>
      </w:pPr>
      <w:hyperlink w:anchor="_Toc213923754" w:history="1">
        <w:r w:rsidRPr="00BF2354">
          <w:rPr>
            <w:rStyle w:val="Hyperlink"/>
            <w:noProof/>
          </w:rPr>
          <w:t>3.07.01 Your Business Requirements</w:t>
        </w:r>
        <w:r>
          <w:rPr>
            <w:noProof/>
            <w:webHidden/>
          </w:rPr>
          <w:tab/>
        </w:r>
        <w:r>
          <w:rPr>
            <w:noProof/>
            <w:webHidden/>
          </w:rPr>
          <w:fldChar w:fldCharType="begin"/>
        </w:r>
        <w:r>
          <w:rPr>
            <w:noProof/>
            <w:webHidden/>
          </w:rPr>
          <w:instrText xml:space="preserve"> PAGEREF _Toc213923754 \h </w:instrText>
        </w:r>
        <w:r>
          <w:rPr>
            <w:noProof/>
            <w:webHidden/>
          </w:rPr>
        </w:r>
        <w:r>
          <w:rPr>
            <w:noProof/>
            <w:webHidden/>
          </w:rPr>
          <w:fldChar w:fldCharType="separate"/>
        </w:r>
        <w:r>
          <w:rPr>
            <w:noProof/>
            <w:webHidden/>
          </w:rPr>
          <w:t>21</w:t>
        </w:r>
        <w:r>
          <w:rPr>
            <w:noProof/>
            <w:webHidden/>
          </w:rPr>
          <w:fldChar w:fldCharType="end"/>
        </w:r>
      </w:hyperlink>
    </w:p>
    <w:p w14:paraId="57EDE054" w14:textId="0084F651" w:rsidR="005B461B" w:rsidRDefault="005B461B">
      <w:pPr>
        <w:pStyle w:val="TOC3"/>
        <w:tabs>
          <w:tab w:val="right" w:leader="dot" w:pos="9016"/>
        </w:tabs>
        <w:rPr>
          <w:rFonts w:asciiTheme="minorHAnsi" w:eastAsiaTheme="minorEastAsia" w:hAnsiTheme="minorHAnsi" w:cstheme="minorBidi"/>
          <w:noProof/>
          <w:kern w:val="2"/>
          <w:sz w:val="24"/>
          <w:szCs w:val="24"/>
          <w14:ligatures w14:val="standardContextual"/>
        </w:rPr>
      </w:pPr>
      <w:hyperlink w:anchor="_Toc213923755" w:history="1">
        <w:r w:rsidRPr="00BF2354">
          <w:rPr>
            <w:rStyle w:val="Hyperlink"/>
            <w:noProof/>
          </w:rPr>
          <w:t>3.07.02 Current State Process</w:t>
        </w:r>
        <w:r>
          <w:rPr>
            <w:noProof/>
            <w:webHidden/>
          </w:rPr>
          <w:tab/>
        </w:r>
        <w:r>
          <w:rPr>
            <w:noProof/>
            <w:webHidden/>
          </w:rPr>
          <w:fldChar w:fldCharType="begin"/>
        </w:r>
        <w:r>
          <w:rPr>
            <w:noProof/>
            <w:webHidden/>
          </w:rPr>
          <w:instrText xml:space="preserve"> PAGEREF _Toc213923755 \h </w:instrText>
        </w:r>
        <w:r>
          <w:rPr>
            <w:noProof/>
            <w:webHidden/>
          </w:rPr>
        </w:r>
        <w:r>
          <w:rPr>
            <w:noProof/>
            <w:webHidden/>
          </w:rPr>
          <w:fldChar w:fldCharType="separate"/>
        </w:r>
        <w:r>
          <w:rPr>
            <w:noProof/>
            <w:webHidden/>
          </w:rPr>
          <w:t>21</w:t>
        </w:r>
        <w:r>
          <w:rPr>
            <w:noProof/>
            <w:webHidden/>
          </w:rPr>
          <w:fldChar w:fldCharType="end"/>
        </w:r>
      </w:hyperlink>
    </w:p>
    <w:p w14:paraId="5BC3D9A5" w14:textId="3F63CEF0" w:rsidR="005B461B" w:rsidRDefault="005B461B">
      <w:pPr>
        <w:pStyle w:val="TOC3"/>
        <w:tabs>
          <w:tab w:val="right" w:leader="dot" w:pos="9016"/>
        </w:tabs>
        <w:rPr>
          <w:rFonts w:asciiTheme="minorHAnsi" w:eastAsiaTheme="minorEastAsia" w:hAnsiTheme="minorHAnsi" w:cstheme="minorBidi"/>
          <w:noProof/>
          <w:kern w:val="2"/>
          <w:sz w:val="24"/>
          <w:szCs w:val="24"/>
          <w14:ligatures w14:val="standardContextual"/>
        </w:rPr>
      </w:pPr>
      <w:hyperlink w:anchor="_Toc213923756" w:history="1">
        <w:r w:rsidRPr="00BF2354">
          <w:rPr>
            <w:rStyle w:val="Hyperlink"/>
            <w:noProof/>
          </w:rPr>
          <w:t>3.07.03 NetSuite Orion Solution</w:t>
        </w:r>
        <w:r>
          <w:rPr>
            <w:noProof/>
            <w:webHidden/>
          </w:rPr>
          <w:tab/>
        </w:r>
        <w:r>
          <w:rPr>
            <w:noProof/>
            <w:webHidden/>
          </w:rPr>
          <w:fldChar w:fldCharType="begin"/>
        </w:r>
        <w:r>
          <w:rPr>
            <w:noProof/>
            <w:webHidden/>
          </w:rPr>
          <w:instrText xml:space="preserve"> PAGEREF _Toc213923756 \h </w:instrText>
        </w:r>
        <w:r>
          <w:rPr>
            <w:noProof/>
            <w:webHidden/>
          </w:rPr>
        </w:r>
        <w:r>
          <w:rPr>
            <w:noProof/>
            <w:webHidden/>
          </w:rPr>
          <w:fldChar w:fldCharType="separate"/>
        </w:r>
        <w:r>
          <w:rPr>
            <w:noProof/>
            <w:webHidden/>
          </w:rPr>
          <w:t>21</w:t>
        </w:r>
        <w:r>
          <w:rPr>
            <w:noProof/>
            <w:webHidden/>
          </w:rPr>
          <w:fldChar w:fldCharType="end"/>
        </w:r>
      </w:hyperlink>
    </w:p>
    <w:p w14:paraId="038174B3" w14:textId="5DEE3F99" w:rsidR="005B461B" w:rsidRDefault="005B461B">
      <w:pPr>
        <w:pStyle w:val="TOC3"/>
        <w:tabs>
          <w:tab w:val="right" w:leader="dot" w:pos="9016"/>
        </w:tabs>
        <w:rPr>
          <w:rFonts w:asciiTheme="minorHAnsi" w:eastAsiaTheme="minorEastAsia" w:hAnsiTheme="minorHAnsi" w:cstheme="minorBidi"/>
          <w:noProof/>
          <w:kern w:val="2"/>
          <w:sz w:val="24"/>
          <w:szCs w:val="24"/>
          <w14:ligatures w14:val="standardContextual"/>
        </w:rPr>
      </w:pPr>
      <w:hyperlink w:anchor="_Toc213923757" w:history="1">
        <w:r w:rsidRPr="00BF2354">
          <w:rPr>
            <w:rStyle w:val="Hyperlink"/>
            <w:noProof/>
          </w:rPr>
          <w:t>3.07.04 Future State Process</w:t>
        </w:r>
        <w:r>
          <w:rPr>
            <w:noProof/>
            <w:webHidden/>
          </w:rPr>
          <w:tab/>
        </w:r>
        <w:r>
          <w:rPr>
            <w:noProof/>
            <w:webHidden/>
          </w:rPr>
          <w:fldChar w:fldCharType="begin"/>
        </w:r>
        <w:r>
          <w:rPr>
            <w:noProof/>
            <w:webHidden/>
          </w:rPr>
          <w:instrText xml:space="preserve"> PAGEREF _Toc213923757 \h </w:instrText>
        </w:r>
        <w:r>
          <w:rPr>
            <w:noProof/>
            <w:webHidden/>
          </w:rPr>
        </w:r>
        <w:r>
          <w:rPr>
            <w:noProof/>
            <w:webHidden/>
          </w:rPr>
          <w:fldChar w:fldCharType="separate"/>
        </w:r>
        <w:r>
          <w:rPr>
            <w:noProof/>
            <w:webHidden/>
          </w:rPr>
          <w:t>22</w:t>
        </w:r>
        <w:r>
          <w:rPr>
            <w:noProof/>
            <w:webHidden/>
          </w:rPr>
          <w:fldChar w:fldCharType="end"/>
        </w:r>
      </w:hyperlink>
    </w:p>
    <w:p w14:paraId="18669DC5" w14:textId="6BD1478F" w:rsidR="005B461B" w:rsidRDefault="005B461B">
      <w:pPr>
        <w:pStyle w:val="TOC3"/>
        <w:tabs>
          <w:tab w:val="right" w:leader="dot" w:pos="9016"/>
        </w:tabs>
        <w:rPr>
          <w:rFonts w:asciiTheme="minorHAnsi" w:eastAsiaTheme="minorEastAsia" w:hAnsiTheme="minorHAnsi" w:cstheme="minorBidi"/>
          <w:noProof/>
          <w:kern w:val="2"/>
          <w:sz w:val="24"/>
          <w:szCs w:val="24"/>
          <w14:ligatures w14:val="standardContextual"/>
        </w:rPr>
      </w:pPr>
      <w:hyperlink w:anchor="_Toc213923758" w:history="1">
        <w:r w:rsidRPr="00BF2354">
          <w:rPr>
            <w:rStyle w:val="Hyperlink"/>
            <w:noProof/>
          </w:rPr>
          <w:t>3.07.05 Decision Matrix</w:t>
        </w:r>
        <w:r>
          <w:rPr>
            <w:noProof/>
            <w:webHidden/>
          </w:rPr>
          <w:tab/>
        </w:r>
        <w:r>
          <w:rPr>
            <w:noProof/>
            <w:webHidden/>
          </w:rPr>
          <w:fldChar w:fldCharType="begin"/>
        </w:r>
        <w:r>
          <w:rPr>
            <w:noProof/>
            <w:webHidden/>
          </w:rPr>
          <w:instrText xml:space="preserve"> PAGEREF _Toc213923758 \h </w:instrText>
        </w:r>
        <w:r>
          <w:rPr>
            <w:noProof/>
            <w:webHidden/>
          </w:rPr>
        </w:r>
        <w:r>
          <w:rPr>
            <w:noProof/>
            <w:webHidden/>
          </w:rPr>
          <w:fldChar w:fldCharType="separate"/>
        </w:r>
        <w:r>
          <w:rPr>
            <w:noProof/>
            <w:webHidden/>
          </w:rPr>
          <w:t>22</w:t>
        </w:r>
        <w:r>
          <w:rPr>
            <w:noProof/>
            <w:webHidden/>
          </w:rPr>
          <w:fldChar w:fldCharType="end"/>
        </w:r>
      </w:hyperlink>
    </w:p>
    <w:p w14:paraId="33BF3E86" w14:textId="33CFA87C" w:rsidR="005B461B" w:rsidRDefault="005B461B">
      <w:pPr>
        <w:pStyle w:val="TOC1"/>
        <w:tabs>
          <w:tab w:val="right" w:leader="dot" w:pos="9016"/>
        </w:tabs>
        <w:rPr>
          <w:rFonts w:asciiTheme="minorHAnsi" w:eastAsiaTheme="minorEastAsia" w:hAnsiTheme="minorHAnsi" w:cstheme="minorBidi"/>
          <w:noProof/>
          <w:kern w:val="2"/>
          <w:sz w:val="24"/>
          <w:szCs w:val="24"/>
          <w14:ligatures w14:val="standardContextual"/>
        </w:rPr>
      </w:pPr>
      <w:hyperlink w:anchor="_Toc213923759" w:history="1">
        <w:r w:rsidRPr="00BF2354">
          <w:rPr>
            <w:rStyle w:val="Hyperlink"/>
            <w:noProof/>
          </w:rPr>
          <w:t>4 SuiteApps</w:t>
        </w:r>
        <w:r>
          <w:rPr>
            <w:noProof/>
            <w:webHidden/>
          </w:rPr>
          <w:tab/>
        </w:r>
        <w:r>
          <w:rPr>
            <w:noProof/>
            <w:webHidden/>
          </w:rPr>
          <w:fldChar w:fldCharType="begin"/>
        </w:r>
        <w:r>
          <w:rPr>
            <w:noProof/>
            <w:webHidden/>
          </w:rPr>
          <w:instrText xml:space="preserve"> PAGEREF _Toc213923759 \h </w:instrText>
        </w:r>
        <w:r>
          <w:rPr>
            <w:noProof/>
            <w:webHidden/>
          </w:rPr>
        </w:r>
        <w:r>
          <w:rPr>
            <w:noProof/>
            <w:webHidden/>
          </w:rPr>
          <w:fldChar w:fldCharType="separate"/>
        </w:r>
        <w:r>
          <w:rPr>
            <w:noProof/>
            <w:webHidden/>
          </w:rPr>
          <w:t>23</w:t>
        </w:r>
        <w:r>
          <w:rPr>
            <w:noProof/>
            <w:webHidden/>
          </w:rPr>
          <w:fldChar w:fldCharType="end"/>
        </w:r>
      </w:hyperlink>
    </w:p>
    <w:p w14:paraId="4ACE57BF" w14:textId="75B00C3F" w:rsidR="005B461B" w:rsidRDefault="005B461B">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13923760" w:history="1">
        <w:r w:rsidRPr="00BF2354">
          <w:rPr>
            <w:rStyle w:val="Hyperlink"/>
            <w:noProof/>
          </w:rPr>
          <w:t>4.01 SuiteApp Summary</w:t>
        </w:r>
        <w:r>
          <w:rPr>
            <w:noProof/>
            <w:webHidden/>
          </w:rPr>
          <w:tab/>
        </w:r>
        <w:r>
          <w:rPr>
            <w:noProof/>
            <w:webHidden/>
          </w:rPr>
          <w:fldChar w:fldCharType="begin"/>
        </w:r>
        <w:r>
          <w:rPr>
            <w:noProof/>
            <w:webHidden/>
          </w:rPr>
          <w:instrText xml:space="preserve"> PAGEREF _Toc213923760 \h </w:instrText>
        </w:r>
        <w:r>
          <w:rPr>
            <w:noProof/>
            <w:webHidden/>
          </w:rPr>
        </w:r>
        <w:r>
          <w:rPr>
            <w:noProof/>
            <w:webHidden/>
          </w:rPr>
          <w:fldChar w:fldCharType="separate"/>
        </w:r>
        <w:r>
          <w:rPr>
            <w:noProof/>
            <w:webHidden/>
          </w:rPr>
          <w:t>23</w:t>
        </w:r>
        <w:r>
          <w:rPr>
            <w:noProof/>
            <w:webHidden/>
          </w:rPr>
          <w:fldChar w:fldCharType="end"/>
        </w:r>
      </w:hyperlink>
    </w:p>
    <w:p w14:paraId="690915A6" w14:textId="17D4028E" w:rsidR="005B461B" w:rsidRDefault="005B461B">
      <w:pPr>
        <w:pStyle w:val="TOC1"/>
        <w:tabs>
          <w:tab w:val="right" w:leader="dot" w:pos="9016"/>
        </w:tabs>
        <w:rPr>
          <w:rFonts w:asciiTheme="minorHAnsi" w:eastAsiaTheme="minorEastAsia" w:hAnsiTheme="minorHAnsi" w:cstheme="minorBidi"/>
          <w:noProof/>
          <w:kern w:val="2"/>
          <w:sz w:val="24"/>
          <w:szCs w:val="24"/>
          <w14:ligatures w14:val="standardContextual"/>
        </w:rPr>
      </w:pPr>
      <w:hyperlink w:anchor="_Toc213923761" w:history="1">
        <w:r w:rsidRPr="00BF2354">
          <w:rPr>
            <w:rStyle w:val="Hyperlink"/>
            <w:noProof/>
          </w:rPr>
          <w:t>5 Assumptions</w:t>
        </w:r>
        <w:r>
          <w:rPr>
            <w:noProof/>
            <w:webHidden/>
          </w:rPr>
          <w:tab/>
        </w:r>
        <w:r>
          <w:rPr>
            <w:noProof/>
            <w:webHidden/>
          </w:rPr>
          <w:fldChar w:fldCharType="begin"/>
        </w:r>
        <w:r>
          <w:rPr>
            <w:noProof/>
            <w:webHidden/>
          </w:rPr>
          <w:instrText xml:space="preserve"> PAGEREF _Toc213923761 \h </w:instrText>
        </w:r>
        <w:r>
          <w:rPr>
            <w:noProof/>
            <w:webHidden/>
          </w:rPr>
        </w:r>
        <w:r>
          <w:rPr>
            <w:noProof/>
            <w:webHidden/>
          </w:rPr>
          <w:fldChar w:fldCharType="separate"/>
        </w:r>
        <w:r>
          <w:rPr>
            <w:noProof/>
            <w:webHidden/>
          </w:rPr>
          <w:t>24</w:t>
        </w:r>
        <w:r>
          <w:rPr>
            <w:noProof/>
            <w:webHidden/>
          </w:rPr>
          <w:fldChar w:fldCharType="end"/>
        </w:r>
      </w:hyperlink>
    </w:p>
    <w:p w14:paraId="1C90644A" w14:textId="3CE35E1A" w:rsidR="005B461B" w:rsidRDefault="005B461B">
      <w:pPr>
        <w:pStyle w:val="TOC1"/>
        <w:tabs>
          <w:tab w:val="right" w:leader="dot" w:pos="9016"/>
        </w:tabs>
        <w:rPr>
          <w:rFonts w:asciiTheme="minorHAnsi" w:eastAsiaTheme="minorEastAsia" w:hAnsiTheme="minorHAnsi" w:cstheme="minorBidi"/>
          <w:noProof/>
          <w:kern w:val="2"/>
          <w:sz w:val="24"/>
          <w:szCs w:val="24"/>
          <w14:ligatures w14:val="standardContextual"/>
        </w:rPr>
      </w:pPr>
      <w:hyperlink w:anchor="_Toc213923762" w:history="1">
        <w:r w:rsidRPr="00BF2354">
          <w:rPr>
            <w:rStyle w:val="Hyperlink"/>
            <w:noProof/>
          </w:rPr>
          <w:t>6 Unresolved Requirements</w:t>
        </w:r>
        <w:r>
          <w:rPr>
            <w:noProof/>
            <w:webHidden/>
          </w:rPr>
          <w:tab/>
        </w:r>
        <w:r>
          <w:rPr>
            <w:noProof/>
            <w:webHidden/>
          </w:rPr>
          <w:fldChar w:fldCharType="begin"/>
        </w:r>
        <w:r>
          <w:rPr>
            <w:noProof/>
            <w:webHidden/>
          </w:rPr>
          <w:instrText xml:space="preserve"> PAGEREF _Toc213923762 \h </w:instrText>
        </w:r>
        <w:r>
          <w:rPr>
            <w:noProof/>
            <w:webHidden/>
          </w:rPr>
        </w:r>
        <w:r>
          <w:rPr>
            <w:noProof/>
            <w:webHidden/>
          </w:rPr>
          <w:fldChar w:fldCharType="separate"/>
        </w:r>
        <w:r>
          <w:rPr>
            <w:noProof/>
            <w:webHidden/>
          </w:rPr>
          <w:t>25</w:t>
        </w:r>
        <w:r>
          <w:rPr>
            <w:noProof/>
            <w:webHidden/>
          </w:rPr>
          <w:fldChar w:fldCharType="end"/>
        </w:r>
      </w:hyperlink>
    </w:p>
    <w:p w14:paraId="6A641C55" w14:textId="39DF2E47" w:rsidR="005B461B" w:rsidRDefault="005B461B">
      <w:pPr>
        <w:pStyle w:val="TOC1"/>
        <w:tabs>
          <w:tab w:val="right" w:leader="dot" w:pos="9016"/>
        </w:tabs>
        <w:rPr>
          <w:rFonts w:asciiTheme="minorHAnsi" w:eastAsiaTheme="minorEastAsia" w:hAnsiTheme="minorHAnsi" w:cstheme="minorBidi"/>
          <w:noProof/>
          <w:kern w:val="2"/>
          <w:sz w:val="24"/>
          <w:szCs w:val="24"/>
          <w14:ligatures w14:val="standardContextual"/>
        </w:rPr>
      </w:pPr>
      <w:hyperlink w:anchor="_Toc213923763" w:history="1">
        <w:r w:rsidRPr="00BF2354">
          <w:rPr>
            <w:rStyle w:val="Hyperlink"/>
            <w:noProof/>
          </w:rPr>
          <w:t>7 Signatures</w:t>
        </w:r>
        <w:r>
          <w:rPr>
            <w:noProof/>
            <w:webHidden/>
          </w:rPr>
          <w:tab/>
        </w:r>
        <w:r>
          <w:rPr>
            <w:noProof/>
            <w:webHidden/>
          </w:rPr>
          <w:fldChar w:fldCharType="begin"/>
        </w:r>
        <w:r>
          <w:rPr>
            <w:noProof/>
            <w:webHidden/>
          </w:rPr>
          <w:instrText xml:space="preserve"> PAGEREF _Toc213923763 \h </w:instrText>
        </w:r>
        <w:r>
          <w:rPr>
            <w:noProof/>
            <w:webHidden/>
          </w:rPr>
        </w:r>
        <w:r>
          <w:rPr>
            <w:noProof/>
            <w:webHidden/>
          </w:rPr>
          <w:fldChar w:fldCharType="separate"/>
        </w:r>
        <w:r>
          <w:rPr>
            <w:noProof/>
            <w:webHidden/>
          </w:rPr>
          <w:t>28</w:t>
        </w:r>
        <w:r>
          <w:rPr>
            <w:noProof/>
            <w:webHidden/>
          </w:rPr>
          <w:fldChar w:fldCharType="end"/>
        </w:r>
      </w:hyperlink>
    </w:p>
    <w:p w14:paraId="0EAB8537" w14:textId="1D9FE497" w:rsidR="00BA1A62" w:rsidRDefault="00FA4E34">
      <w:pPr>
        <w:pageBreakBefore/>
      </w:pPr>
      <w:r>
        <w:rPr>
          <w:b/>
          <w:bCs/>
          <w:color w:val="4472C4"/>
          <w:sz w:val="30"/>
          <w:szCs w:val="30"/>
        </w:rPr>
        <w:fldChar w:fldCharType="end"/>
      </w:r>
    </w:p>
    <w:p w14:paraId="6522395A" w14:textId="77777777" w:rsidR="00BA1A62" w:rsidRPr="00163C74" w:rsidRDefault="00FA4E34" w:rsidP="008524D8">
      <w:pPr>
        <w:pStyle w:val="Heading1"/>
        <w:keepNext/>
        <w:keepLines/>
        <w:spacing w:before="0"/>
        <w:jc w:val="both"/>
        <w:rPr>
          <w:bCs w:val="0"/>
          <w:color w:val="4A86E8"/>
          <w:sz w:val="36"/>
          <w:szCs w:val="36"/>
          <w:lang w:val="en"/>
        </w:rPr>
      </w:pPr>
      <w:bookmarkStart w:id="0" w:name="_Toc213923709"/>
      <w:r w:rsidRPr="00163C74">
        <w:rPr>
          <w:bCs w:val="0"/>
          <w:color w:val="4A86E8"/>
          <w:sz w:val="36"/>
          <w:szCs w:val="36"/>
          <w:lang w:val="en"/>
        </w:rPr>
        <w:t xml:space="preserve">1 Version </w:t>
      </w:r>
      <w:r w:rsidRPr="008524D8">
        <w:rPr>
          <w:bCs w:val="0"/>
          <w:color w:val="4A86E8"/>
          <w:sz w:val="36"/>
          <w:szCs w:val="36"/>
          <w:lang w:val="en"/>
        </w:rPr>
        <w:t>Control</w:t>
      </w:r>
      <w:bookmarkEnd w:id="0"/>
    </w:p>
    <w:tbl>
      <w:tblPr>
        <w:tblW w:w="9315" w:type="dxa"/>
        <w:tblBorders>
          <w:top w:val="nil"/>
          <w:left w:val="nil"/>
          <w:bottom w:val="nil"/>
          <w:right w:val="nil"/>
          <w:insideH w:val="nil"/>
          <w:insideV w:val="nil"/>
        </w:tblBorders>
        <w:tblLayout w:type="fixed"/>
        <w:tblLook w:val="0600" w:firstRow="0" w:lastRow="0" w:firstColumn="0" w:lastColumn="0" w:noHBand="1" w:noVBand="1"/>
      </w:tblPr>
      <w:tblGrid>
        <w:gridCol w:w="1185"/>
        <w:gridCol w:w="2495"/>
        <w:gridCol w:w="3540"/>
        <w:gridCol w:w="2095"/>
      </w:tblGrid>
      <w:tr w:rsidR="00A32A41" w14:paraId="35223454" w14:textId="77777777">
        <w:tc>
          <w:tcPr>
            <w:tcW w:w="118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4A86E8"/>
            <w:tcMar>
              <w:top w:w="80" w:type="dxa"/>
              <w:left w:w="80" w:type="dxa"/>
              <w:bottom w:w="80" w:type="dxa"/>
              <w:right w:w="80" w:type="dxa"/>
            </w:tcMar>
            <w:vAlign w:val="center"/>
          </w:tcPr>
          <w:p w14:paraId="54DAF03B" w14:textId="77777777" w:rsidR="00A32A41" w:rsidRDefault="00A32A41" w:rsidP="006F3B6F">
            <w:pPr>
              <w:jc w:val="center"/>
              <w:rPr>
                <w:sz w:val="20"/>
                <w:szCs w:val="20"/>
              </w:rPr>
            </w:pPr>
            <w:r>
              <w:rPr>
                <w:b/>
                <w:color w:val="FEFEFE"/>
                <w:sz w:val="20"/>
                <w:szCs w:val="20"/>
              </w:rPr>
              <w:t>Version</w:t>
            </w:r>
          </w:p>
        </w:tc>
        <w:tc>
          <w:tcPr>
            <w:tcW w:w="249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4A86E8"/>
            <w:tcMar>
              <w:top w:w="80" w:type="dxa"/>
              <w:left w:w="80" w:type="dxa"/>
              <w:bottom w:w="80" w:type="dxa"/>
              <w:right w:w="80" w:type="dxa"/>
            </w:tcMar>
            <w:vAlign w:val="center"/>
          </w:tcPr>
          <w:p w14:paraId="6E3EDC40" w14:textId="77777777" w:rsidR="00A32A41" w:rsidRDefault="00A32A41" w:rsidP="006F3B6F">
            <w:pPr>
              <w:jc w:val="center"/>
              <w:rPr>
                <w:sz w:val="20"/>
                <w:szCs w:val="20"/>
              </w:rPr>
            </w:pPr>
            <w:r>
              <w:rPr>
                <w:b/>
                <w:color w:val="FEFEFE"/>
                <w:sz w:val="20"/>
                <w:szCs w:val="20"/>
              </w:rPr>
              <w:t>Author</w:t>
            </w:r>
          </w:p>
        </w:tc>
        <w:tc>
          <w:tcPr>
            <w:tcW w:w="354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4A86E8"/>
            <w:tcMar>
              <w:top w:w="80" w:type="dxa"/>
              <w:left w:w="80" w:type="dxa"/>
              <w:bottom w:w="80" w:type="dxa"/>
              <w:right w:w="80" w:type="dxa"/>
            </w:tcMar>
            <w:vAlign w:val="center"/>
          </w:tcPr>
          <w:p w14:paraId="7C9474C3" w14:textId="77777777" w:rsidR="00A32A41" w:rsidRDefault="00A32A41" w:rsidP="006F3B6F">
            <w:pPr>
              <w:jc w:val="center"/>
              <w:rPr>
                <w:sz w:val="20"/>
                <w:szCs w:val="20"/>
              </w:rPr>
            </w:pPr>
            <w:r>
              <w:rPr>
                <w:b/>
                <w:color w:val="FEFEFE"/>
                <w:sz w:val="20"/>
                <w:szCs w:val="20"/>
              </w:rPr>
              <w:t>Comments</w:t>
            </w:r>
          </w:p>
        </w:tc>
        <w:tc>
          <w:tcPr>
            <w:tcW w:w="2095" w:type="dxa"/>
            <w:tcBorders>
              <w:top w:val="single" w:sz="8" w:space="0" w:color="000000" w:themeColor="text1"/>
              <w:bottom w:val="single" w:sz="8" w:space="0" w:color="000000" w:themeColor="text1"/>
              <w:right w:val="single" w:sz="8" w:space="0" w:color="000000" w:themeColor="text1"/>
            </w:tcBorders>
            <w:shd w:val="clear" w:color="auto" w:fill="4A86E8"/>
            <w:tcMar>
              <w:top w:w="100" w:type="dxa"/>
              <w:left w:w="100" w:type="dxa"/>
              <w:bottom w:w="100" w:type="dxa"/>
              <w:right w:w="100" w:type="dxa"/>
            </w:tcMar>
            <w:vAlign w:val="center"/>
          </w:tcPr>
          <w:p w14:paraId="6650643C" w14:textId="77777777" w:rsidR="00A32A41" w:rsidRDefault="00A32A41" w:rsidP="006F3B6F">
            <w:pPr>
              <w:jc w:val="center"/>
              <w:rPr>
                <w:rFonts w:ascii="Calibri" w:eastAsia="Calibri" w:hAnsi="Calibri" w:cs="Calibri"/>
                <w:b/>
                <w:color w:val="FFFFFF"/>
                <w:sz w:val="24"/>
                <w:szCs w:val="24"/>
                <w:u w:val="single"/>
                <w:shd w:val="clear" w:color="auto" w:fill="EB7127"/>
              </w:rPr>
            </w:pPr>
            <w:r>
              <w:rPr>
                <w:b/>
                <w:color w:val="FEFEFE"/>
                <w:sz w:val="20"/>
                <w:szCs w:val="20"/>
              </w:rPr>
              <w:t>Date</w:t>
            </w:r>
          </w:p>
        </w:tc>
      </w:tr>
      <w:tr w:rsidR="00A32A41" w14:paraId="6E73A9D0" w14:textId="77777777">
        <w:tc>
          <w:tcPr>
            <w:tcW w:w="118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99" w:type="dxa"/>
              <w:left w:w="99" w:type="dxa"/>
              <w:bottom w:w="99" w:type="dxa"/>
              <w:right w:w="99" w:type="dxa"/>
            </w:tcMar>
          </w:tcPr>
          <w:p w14:paraId="7C3E4EE2" w14:textId="5C79EA4F" w:rsidR="00A32A41" w:rsidRDefault="00BB599E" w:rsidP="006F3B6F">
            <w:pPr>
              <w:jc w:val="center"/>
              <w:rPr>
                <w:sz w:val="20"/>
                <w:szCs w:val="20"/>
              </w:rPr>
            </w:pPr>
            <w:r>
              <w:rPr>
                <w:sz w:val="20"/>
                <w:szCs w:val="20"/>
              </w:rPr>
              <w:t>.01</w:t>
            </w:r>
          </w:p>
        </w:tc>
        <w:tc>
          <w:tcPr>
            <w:tcW w:w="2495" w:type="dxa"/>
            <w:tcBorders>
              <w:bottom w:val="single" w:sz="8" w:space="0" w:color="000000" w:themeColor="text1"/>
              <w:right w:val="single" w:sz="8" w:space="0" w:color="000000" w:themeColor="text1"/>
            </w:tcBorders>
            <w:tcMar>
              <w:top w:w="100" w:type="dxa"/>
              <w:left w:w="100" w:type="dxa"/>
              <w:bottom w:w="100" w:type="dxa"/>
              <w:right w:w="100" w:type="dxa"/>
            </w:tcMar>
          </w:tcPr>
          <w:p w14:paraId="7D65222B" w14:textId="3DC8FED4" w:rsidR="00A32A41" w:rsidRDefault="00A32A41" w:rsidP="006F3B6F">
            <w:pPr>
              <w:rPr>
                <w:sz w:val="20"/>
                <w:szCs w:val="20"/>
              </w:rPr>
            </w:pPr>
            <w:r>
              <w:rPr>
                <w:sz w:val="20"/>
                <w:szCs w:val="20"/>
              </w:rPr>
              <w:t>Jeanine Post</w:t>
            </w:r>
          </w:p>
        </w:tc>
        <w:tc>
          <w:tcPr>
            <w:tcW w:w="3540" w:type="dxa"/>
            <w:tcBorders>
              <w:bottom w:val="single" w:sz="8" w:space="0" w:color="000000" w:themeColor="text1"/>
              <w:right w:val="single" w:sz="8" w:space="0" w:color="000000" w:themeColor="text1"/>
            </w:tcBorders>
            <w:tcMar>
              <w:top w:w="100" w:type="dxa"/>
              <w:left w:w="100" w:type="dxa"/>
              <w:bottom w:w="100" w:type="dxa"/>
              <w:right w:w="100" w:type="dxa"/>
            </w:tcMar>
          </w:tcPr>
          <w:p w14:paraId="2BDCC562" w14:textId="77777777" w:rsidR="00A32A41" w:rsidRDefault="00A32A41" w:rsidP="006F3B6F">
            <w:pPr>
              <w:rPr>
                <w:sz w:val="20"/>
                <w:szCs w:val="20"/>
              </w:rPr>
            </w:pPr>
            <w:r>
              <w:rPr>
                <w:sz w:val="20"/>
                <w:szCs w:val="20"/>
              </w:rPr>
              <w:t>Initial Draft</w:t>
            </w:r>
          </w:p>
        </w:tc>
        <w:tc>
          <w:tcPr>
            <w:tcW w:w="2095" w:type="dxa"/>
            <w:tcBorders>
              <w:bottom w:val="single" w:sz="8" w:space="0" w:color="000000" w:themeColor="text1"/>
              <w:right w:val="single" w:sz="8" w:space="0" w:color="000000" w:themeColor="text1"/>
            </w:tcBorders>
            <w:tcMar>
              <w:top w:w="100" w:type="dxa"/>
              <w:left w:w="100" w:type="dxa"/>
              <w:bottom w:w="100" w:type="dxa"/>
              <w:right w:w="100" w:type="dxa"/>
            </w:tcMar>
          </w:tcPr>
          <w:p w14:paraId="4F8CFA85" w14:textId="1A213681" w:rsidR="00A32A41" w:rsidRDefault="00BB599E" w:rsidP="006F3B6F">
            <w:pPr>
              <w:jc w:val="center"/>
              <w:rPr>
                <w:sz w:val="20"/>
                <w:szCs w:val="20"/>
              </w:rPr>
            </w:pPr>
            <w:r>
              <w:rPr>
                <w:sz w:val="20"/>
                <w:szCs w:val="20"/>
              </w:rPr>
              <w:t>10/13</w:t>
            </w:r>
            <w:r w:rsidR="00A32A41">
              <w:rPr>
                <w:sz w:val="20"/>
                <w:szCs w:val="20"/>
              </w:rPr>
              <w:t>/2025</w:t>
            </w:r>
          </w:p>
        </w:tc>
      </w:tr>
      <w:tr w:rsidR="00A32A41" w14:paraId="118FFBC3" w14:textId="77777777">
        <w:tc>
          <w:tcPr>
            <w:tcW w:w="118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99" w:type="dxa"/>
              <w:left w:w="99" w:type="dxa"/>
              <w:bottom w:w="99" w:type="dxa"/>
              <w:right w:w="99" w:type="dxa"/>
            </w:tcMar>
          </w:tcPr>
          <w:p w14:paraId="6646872C" w14:textId="37C69F76" w:rsidR="00A32A41" w:rsidRDefault="00BB599E" w:rsidP="006F3B6F">
            <w:pPr>
              <w:jc w:val="center"/>
              <w:rPr>
                <w:sz w:val="20"/>
                <w:szCs w:val="20"/>
              </w:rPr>
            </w:pPr>
            <w:r>
              <w:rPr>
                <w:sz w:val="20"/>
                <w:szCs w:val="20"/>
              </w:rPr>
              <w:t>.02</w:t>
            </w:r>
          </w:p>
        </w:tc>
        <w:tc>
          <w:tcPr>
            <w:tcW w:w="2495" w:type="dxa"/>
            <w:tcBorders>
              <w:top w:val="single" w:sz="8" w:space="0" w:color="000000" w:themeColor="text1"/>
              <w:bottom w:val="single" w:sz="4" w:space="0" w:color="000000" w:themeColor="text1"/>
              <w:right w:val="single" w:sz="8" w:space="0" w:color="000000" w:themeColor="text1"/>
            </w:tcBorders>
            <w:tcMar>
              <w:top w:w="100" w:type="dxa"/>
              <w:left w:w="100" w:type="dxa"/>
              <w:bottom w:w="100" w:type="dxa"/>
              <w:right w:w="100" w:type="dxa"/>
            </w:tcMar>
          </w:tcPr>
          <w:p w14:paraId="3ABC9181" w14:textId="0632D0E5" w:rsidR="00A32A41" w:rsidRDefault="00BB599E" w:rsidP="006F3B6F">
            <w:pPr>
              <w:rPr>
                <w:sz w:val="20"/>
                <w:szCs w:val="20"/>
              </w:rPr>
            </w:pPr>
            <w:r>
              <w:rPr>
                <w:sz w:val="20"/>
                <w:szCs w:val="20"/>
              </w:rPr>
              <w:t>Debbie Herbert</w:t>
            </w:r>
          </w:p>
        </w:tc>
        <w:tc>
          <w:tcPr>
            <w:tcW w:w="3540" w:type="dxa"/>
            <w:tcBorders>
              <w:top w:val="single" w:sz="8" w:space="0" w:color="000000" w:themeColor="text1"/>
              <w:bottom w:val="single" w:sz="4" w:space="0" w:color="000000" w:themeColor="text1"/>
              <w:right w:val="single" w:sz="8" w:space="0" w:color="000000" w:themeColor="text1"/>
            </w:tcBorders>
            <w:tcMar>
              <w:top w:w="100" w:type="dxa"/>
              <w:left w:w="100" w:type="dxa"/>
              <w:bottom w:w="100" w:type="dxa"/>
              <w:right w:w="100" w:type="dxa"/>
            </w:tcMar>
          </w:tcPr>
          <w:p w14:paraId="6F26D8A1" w14:textId="1B6001C6" w:rsidR="00A32A41" w:rsidRDefault="00BB599E" w:rsidP="006F3B6F">
            <w:pPr>
              <w:rPr>
                <w:sz w:val="20"/>
                <w:szCs w:val="20"/>
              </w:rPr>
            </w:pPr>
            <w:r>
              <w:rPr>
                <w:sz w:val="20"/>
                <w:szCs w:val="20"/>
              </w:rPr>
              <w:t>Second Draft</w:t>
            </w:r>
          </w:p>
        </w:tc>
        <w:tc>
          <w:tcPr>
            <w:tcW w:w="2095" w:type="dxa"/>
            <w:tcBorders>
              <w:top w:val="single" w:sz="8" w:space="0" w:color="000000" w:themeColor="text1"/>
              <w:bottom w:val="single" w:sz="4" w:space="0" w:color="000000" w:themeColor="text1"/>
              <w:right w:val="single" w:sz="8" w:space="0" w:color="000000" w:themeColor="text1"/>
            </w:tcBorders>
            <w:tcMar>
              <w:top w:w="100" w:type="dxa"/>
              <w:left w:w="100" w:type="dxa"/>
              <w:bottom w:w="100" w:type="dxa"/>
              <w:right w:w="100" w:type="dxa"/>
            </w:tcMar>
          </w:tcPr>
          <w:p w14:paraId="40517F5D" w14:textId="0E5D3838" w:rsidR="00A32A41" w:rsidRDefault="00BB599E" w:rsidP="00BB599E">
            <w:pPr>
              <w:jc w:val="center"/>
              <w:rPr>
                <w:sz w:val="20"/>
                <w:szCs w:val="20"/>
              </w:rPr>
            </w:pPr>
            <w:r>
              <w:rPr>
                <w:sz w:val="20"/>
                <w:szCs w:val="20"/>
              </w:rPr>
              <w:t>11/06/2025</w:t>
            </w:r>
          </w:p>
        </w:tc>
      </w:tr>
      <w:tr w:rsidR="00A32A41" w14:paraId="66D0503B" w14:textId="77777777">
        <w:tc>
          <w:tcPr>
            <w:tcW w:w="118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99" w:type="dxa"/>
              <w:left w:w="99" w:type="dxa"/>
              <w:bottom w:w="99" w:type="dxa"/>
              <w:right w:w="99" w:type="dxa"/>
            </w:tcMar>
          </w:tcPr>
          <w:p w14:paraId="5BBA2DAC" w14:textId="29181045" w:rsidR="00A32A41" w:rsidRDefault="008C7046" w:rsidP="006F3B6F">
            <w:pPr>
              <w:jc w:val="center"/>
              <w:rPr>
                <w:sz w:val="20"/>
                <w:szCs w:val="20"/>
              </w:rPr>
            </w:pPr>
            <w:r>
              <w:rPr>
                <w:sz w:val="20"/>
                <w:szCs w:val="20"/>
              </w:rPr>
              <w:t>1.0</w:t>
            </w:r>
          </w:p>
        </w:tc>
        <w:tc>
          <w:tcPr>
            <w:tcW w:w="2495" w:type="dxa"/>
            <w:tcBorders>
              <w:top w:val="single" w:sz="4" w:space="0" w:color="000000" w:themeColor="text1"/>
              <w:bottom w:val="single" w:sz="4" w:space="0" w:color="000000" w:themeColor="text1"/>
              <w:right w:val="single" w:sz="8" w:space="0" w:color="000000" w:themeColor="text1"/>
            </w:tcBorders>
            <w:tcMar>
              <w:top w:w="100" w:type="dxa"/>
              <w:left w:w="100" w:type="dxa"/>
              <w:bottom w:w="100" w:type="dxa"/>
              <w:right w:w="100" w:type="dxa"/>
            </w:tcMar>
          </w:tcPr>
          <w:p w14:paraId="1077046A" w14:textId="2C201ABE" w:rsidR="00A32A41" w:rsidRDefault="006F3512" w:rsidP="006F3B6F">
            <w:pPr>
              <w:rPr>
                <w:sz w:val="20"/>
                <w:szCs w:val="20"/>
              </w:rPr>
            </w:pPr>
            <w:r>
              <w:rPr>
                <w:sz w:val="20"/>
                <w:szCs w:val="20"/>
              </w:rPr>
              <w:t xml:space="preserve">Marcus Dallacqua, </w:t>
            </w:r>
            <w:r w:rsidR="00E041C0">
              <w:rPr>
                <w:sz w:val="20"/>
                <w:szCs w:val="20"/>
              </w:rPr>
              <w:t>Debbie Herbert, Jeanine Post, Chris Trumble</w:t>
            </w:r>
          </w:p>
        </w:tc>
        <w:tc>
          <w:tcPr>
            <w:tcW w:w="3540" w:type="dxa"/>
            <w:tcBorders>
              <w:top w:val="single" w:sz="4" w:space="0" w:color="000000" w:themeColor="text1"/>
              <w:bottom w:val="single" w:sz="4" w:space="0" w:color="000000" w:themeColor="text1"/>
              <w:right w:val="single" w:sz="8" w:space="0" w:color="000000" w:themeColor="text1"/>
            </w:tcBorders>
            <w:tcMar>
              <w:top w:w="100" w:type="dxa"/>
              <w:left w:w="100" w:type="dxa"/>
              <w:bottom w:w="100" w:type="dxa"/>
              <w:right w:w="100" w:type="dxa"/>
            </w:tcMar>
          </w:tcPr>
          <w:p w14:paraId="40F123AF" w14:textId="1DF6500C" w:rsidR="00A32A41" w:rsidRDefault="00E041C0" w:rsidP="006F3B6F">
            <w:pPr>
              <w:rPr>
                <w:sz w:val="20"/>
                <w:szCs w:val="20"/>
              </w:rPr>
            </w:pPr>
            <w:r>
              <w:rPr>
                <w:sz w:val="20"/>
                <w:szCs w:val="20"/>
              </w:rPr>
              <w:t>Final Draft</w:t>
            </w:r>
          </w:p>
        </w:tc>
        <w:tc>
          <w:tcPr>
            <w:tcW w:w="2095" w:type="dxa"/>
            <w:tcBorders>
              <w:top w:val="single" w:sz="4" w:space="0" w:color="000000" w:themeColor="text1"/>
              <w:bottom w:val="single" w:sz="4" w:space="0" w:color="000000" w:themeColor="text1"/>
              <w:right w:val="single" w:sz="8" w:space="0" w:color="000000" w:themeColor="text1"/>
            </w:tcBorders>
            <w:tcMar>
              <w:top w:w="100" w:type="dxa"/>
              <w:left w:w="100" w:type="dxa"/>
              <w:bottom w:w="100" w:type="dxa"/>
              <w:right w:w="100" w:type="dxa"/>
            </w:tcMar>
          </w:tcPr>
          <w:p w14:paraId="7DF2CDDB" w14:textId="16A0ED57" w:rsidR="00A32A41" w:rsidRDefault="00E041C0" w:rsidP="00E041C0">
            <w:pPr>
              <w:jc w:val="center"/>
              <w:rPr>
                <w:sz w:val="20"/>
                <w:szCs w:val="20"/>
              </w:rPr>
            </w:pPr>
            <w:r>
              <w:rPr>
                <w:sz w:val="20"/>
                <w:szCs w:val="20"/>
              </w:rPr>
              <w:t>11/</w:t>
            </w:r>
            <w:r w:rsidR="006F3512">
              <w:rPr>
                <w:sz w:val="20"/>
                <w:szCs w:val="20"/>
              </w:rPr>
              <w:t>13</w:t>
            </w:r>
            <w:r>
              <w:rPr>
                <w:sz w:val="20"/>
                <w:szCs w:val="20"/>
              </w:rPr>
              <w:t>/2025</w:t>
            </w:r>
          </w:p>
        </w:tc>
      </w:tr>
      <w:tr w:rsidR="00A32A41" w14:paraId="7BCB73B3" w14:textId="77777777">
        <w:tc>
          <w:tcPr>
            <w:tcW w:w="118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99" w:type="dxa"/>
              <w:left w:w="99" w:type="dxa"/>
              <w:bottom w:w="99" w:type="dxa"/>
              <w:right w:w="99" w:type="dxa"/>
            </w:tcMar>
          </w:tcPr>
          <w:p w14:paraId="60A2C312" w14:textId="60132FF8" w:rsidR="00A32A41" w:rsidRDefault="00D15584" w:rsidP="006F3B6F">
            <w:pPr>
              <w:jc w:val="center"/>
              <w:rPr>
                <w:sz w:val="20"/>
                <w:szCs w:val="20"/>
              </w:rPr>
            </w:pPr>
            <w:r>
              <w:rPr>
                <w:sz w:val="20"/>
                <w:szCs w:val="20"/>
              </w:rPr>
              <w:t>2.0</w:t>
            </w:r>
          </w:p>
        </w:tc>
        <w:tc>
          <w:tcPr>
            <w:tcW w:w="2495" w:type="dxa"/>
            <w:tcBorders>
              <w:top w:val="single" w:sz="4"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5F2268FF" w14:textId="31650D50" w:rsidR="00A32A41" w:rsidRDefault="00D15584" w:rsidP="006F3B6F">
            <w:pPr>
              <w:rPr>
                <w:sz w:val="20"/>
                <w:szCs w:val="20"/>
              </w:rPr>
            </w:pPr>
            <w:r>
              <w:rPr>
                <w:sz w:val="20"/>
                <w:szCs w:val="20"/>
              </w:rPr>
              <w:t>Gary Strickland</w:t>
            </w:r>
          </w:p>
        </w:tc>
        <w:tc>
          <w:tcPr>
            <w:tcW w:w="3540" w:type="dxa"/>
            <w:tcBorders>
              <w:top w:val="single" w:sz="4"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4622E836" w14:textId="59A05EFB" w:rsidR="00A32A41" w:rsidRDefault="00D15584" w:rsidP="00D15584">
            <w:pPr>
              <w:jc w:val="center"/>
              <w:rPr>
                <w:sz w:val="20"/>
                <w:szCs w:val="20"/>
              </w:rPr>
            </w:pPr>
            <w:r>
              <w:rPr>
                <w:sz w:val="20"/>
                <w:szCs w:val="20"/>
              </w:rPr>
              <w:t>Ready for client signature</w:t>
            </w:r>
          </w:p>
        </w:tc>
        <w:tc>
          <w:tcPr>
            <w:tcW w:w="2095" w:type="dxa"/>
            <w:tcBorders>
              <w:top w:val="single" w:sz="4"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443336D5" w14:textId="435E07B9" w:rsidR="00A32A41" w:rsidRDefault="00D15584" w:rsidP="00D15584">
            <w:pPr>
              <w:jc w:val="center"/>
              <w:rPr>
                <w:sz w:val="20"/>
                <w:szCs w:val="20"/>
              </w:rPr>
            </w:pPr>
            <w:r>
              <w:rPr>
                <w:sz w:val="20"/>
                <w:szCs w:val="20"/>
              </w:rPr>
              <w:t>2/4/2026</w:t>
            </w:r>
          </w:p>
        </w:tc>
      </w:tr>
    </w:tbl>
    <w:p w14:paraId="47229090" w14:textId="77777777" w:rsidR="00A32A41" w:rsidRDefault="00A32A41" w:rsidP="00A32A41">
      <w:pPr>
        <w:jc w:val="both"/>
        <w:rPr>
          <w:color w:val="1155CC"/>
          <w:sz w:val="24"/>
          <w:szCs w:val="24"/>
          <w:u w:val="single"/>
        </w:rPr>
      </w:pPr>
    </w:p>
    <w:p w14:paraId="256F30F0" w14:textId="77777777" w:rsidR="00BA1A62" w:rsidRDefault="00BA1A62">
      <w:pPr>
        <w:pageBreakBefore/>
      </w:pPr>
      <w:bookmarkStart w:id="1" w:name="_heading=h.2et92p0" w:colFirst="0" w:colLast="0"/>
      <w:bookmarkEnd w:id="1"/>
    </w:p>
    <w:p w14:paraId="35B52D3F" w14:textId="77777777" w:rsidR="00BA1A62" w:rsidRPr="00B41E21" w:rsidRDefault="00FA4E34" w:rsidP="00B41E21">
      <w:pPr>
        <w:pStyle w:val="Heading1"/>
      </w:pPr>
      <w:bookmarkStart w:id="2" w:name="_Toc213923710"/>
      <w:r w:rsidRPr="00B41E21">
        <w:t>2 Project Definition</w:t>
      </w:r>
      <w:bookmarkEnd w:id="2"/>
    </w:p>
    <w:p w14:paraId="18442589" w14:textId="77777777" w:rsidR="007A7166" w:rsidRPr="00681CDF" w:rsidRDefault="007A7166" w:rsidP="00A376DB">
      <w:pPr>
        <w:pStyle w:val="Heading1"/>
        <w:keepNext/>
        <w:keepLines/>
        <w:spacing w:before="0"/>
        <w:jc w:val="both"/>
      </w:pPr>
    </w:p>
    <w:p w14:paraId="02959D5C" w14:textId="77777777" w:rsidR="00BA1A62" w:rsidRPr="00B41E21" w:rsidRDefault="00FA4E34" w:rsidP="00B41E21">
      <w:pPr>
        <w:pStyle w:val="Heading2"/>
      </w:pPr>
      <w:bookmarkStart w:id="3" w:name="_Toc213923711"/>
      <w:r w:rsidRPr="00B41E21">
        <w:t>2.01 Executive Summary</w:t>
      </w:r>
      <w:bookmarkEnd w:id="3"/>
    </w:p>
    <w:p w14:paraId="482531C9" w14:textId="7BD1CFEE" w:rsidR="000913F4" w:rsidRPr="000913F4" w:rsidRDefault="000913F4" w:rsidP="000913F4">
      <w:pPr>
        <w:spacing w:after="160" w:line="278" w:lineRule="auto"/>
      </w:pPr>
      <w:r w:rsidRPr="000913F4">
        <w:t xml:space="preserve">Pivot Interiors is implementing </w:t>
      </w:r>
      <w:r w:rsidRPr="00850A97">
        <w:t>NetSuite Orion</w:t>
      </w:r>
      <w:r w:rsidRPr="000913F4">
        <w:t xml:space="preserve"> to transform operational efficiency across receiving, scheduling, work orders, time tracking, punch lists, and field operations. The current operational environment relies on multiple disconnected systems—IQ Coordinator, D365, Workfront, and PlanGrid—creating significant inefficiencies through manual handoffs, duplicate data entry, and fragmented visibility.</w:t>
      </w:r>
    </w:p>
    <w:p w14:paraId="06B7BB0B" w14:textId="77777777" w:rsidR="000913F4" w:rsidRPr="000913F4" w:rsidRDefault="000913F4" w:rsidP="000913F4">
      <w:pPr>
        <w:spacing w:after="160" w:line="278" w:lineRule="auto"/>
      </w:pPr>
      <w:r w:rsidRPr="000913F4">
        <w:t>The organization faces substantial operational friction with 900,000+ locations in D365 making warehouse management unwieldy, manual work order transfers between systems creating file duplication ("E-waste"), and multi-team coordination required for simple punch orders. Resource allocation depends on institutional knowledge rather than systematic skills tracking, and time tracking lacks budget vs. actual reporting with vulnerability to fraud. Field operations require separate PlanGrid licensing with limited integration to project management systems.</w:t>
      </w:r>
    </w:p>
    <w:p w14:paraId="5CFA3400" w14:textId="74C62755" w:rsidR="00BA1A62" w:rsidRPr="00850A97" w:rsidRDefault="00FA4E34" w:rsidP="006A5427">
      <w:pPr>
        <w:spacing w:after="160" w:line="278" w:lineRule="auto"/>
      </w:pPr>
      <w:r w:rsidRPr="00850A97">
        <w:t xml:space="preserve">This Business Requirements Document validates that </w:t>
      </w:r>
      <w:r w:rsidR="005F2F10" w:rsidRPr="00850A97">
        <w:t>NetSuite Orion</w:t>
      </w:r>
      <w:r w:rsidRPr="00850A97">
        <w:t>'s standard functionality aligns with Pivot Interiors' operational requirements while identifying specific areas where the organization will adapt its processes to leverage proven industry best practices.</w:t>
      </w:r>
    </w:p>
    <w:p w14:paraId="2E8A1158" w14:textId="77777777" w:rsidR="00931A05" w:rsidRDefault="00931A05" w:rsidP="009D2042">
      <w:pPr>
        <w:spacing w:after="160" w:line="278" w:lineRule="auto"/>
        <w:jc w:val="both"/>
      </w:pPr>
    </w:p>
    <w:p w14:paraId="05A9C57C" w14:textId="77777777" w:rsidR="00BA1A62" w:rsidRPr="00B41E21" w:rsidRDefault="00FA4E34" w:rsidP="00B41E21">
      <w:pPr>
        <w:pStyle w:val="Heading2"/>
      </w:pPr>
      <w:bookmarkStart w:id="4" w:name="_Toc213923712"/>
      <w:r w:rsidRPr="00B41E21">
        <w:t>2.02 Company Overview</w:t>
      </w:r>
      <w:bookmarkEnd w:id="4"/>
    </w:p>
    <w:p w14:paraId="5A9E6F42" w14:textId="77777777" w:rsidR="00F62814" w:rsidRDefault="00F62814" w:rsidP="00F62814">
      <w:pPr>
        <w:spacing w:after="160" w:line="278" w:lineRule="auto"/>
      </w:pPr>
      <w:r w:rsidRPr="694D32F4">
        <w:t xml:space="preserve">Pivot Interiors, Inc. comprises a distinguished team of innovators, creators, and thought leaders dedicated to crafting exceptional interior solutions for businesses of all sizes. </w:t>
      </w:r>
      <w:r>
        <w:t>Their</w:t>
      </w:r>
      <w:r w:rsidRPr="694D32F4">
        <w:t xml:space="preserve"> designs not only embody your brand but also inspire employees to thrive, create, and collaborate in the workplace. California-born and raised, </w:t>
      </w:r>
      <w:r>
        <w:t>they</w:t>
      </w:r>
      <w:r w:rsidRPr="694D32F4">
        <w:t xml:space="preserve"> are proudly headquartered in the Bay Area, serving clients state</w:t>
      </w:r>
      <w:r>
        <w:t>-</w:t>
      </w:r>
      <w:r w:rsidRPr="694D32F4">
        <w:t xml:space="preserve">wide. With offices and Design Centers in Santa Clara, Fremont, San Francisco, Costa Mesa, Los Angeles, and La Mirada, </w:t>
      </w:r>
      <w:r>
        <w:t>they</w:t>
      </w:r>
      <w:r w:rsidRPr="694D32F4">
        <w:t xml:space="preserve"> invite you to explore </w:t>
      </w:r>
      <w:r>
        <w:t xml:space="preserve">their </w:t>
      </w:r>
      <w:r w:rsidRPr="694D32F4">
        <w:t>spaces and experience the Pivot Interiors difference. Pivot Interiors is a MillerKnoll Certified Dealer.</w:t>
      </w:r>
    </w:p>
    <w:p w14:paraId="4F302566" w14:textId="77777777" w:rsidR="00F62814" w:rsidRPr="0070366A" w:rsidRDefault="00F62814" w:rsidP="00F62814"/>
    <w:p w14:paraId="0E85E2C5" w14:textId="77777777" w:rsidR="003F5713" w:rsidRDefault="003F5713" w:rsidP="003F5713">
      <w:pPr>
        <w:jc w:val="both"/>
        <w:rPr>
          <w:sz w:val="20"/>
          <w:szCs w:val="20"/>
          <w:highlight w:val="white"/>
        </w:rPr>
      </w:pPr>
      <w:hyperlink r:id="rId11" w:tgtFrame="_blank" w:history="1">
        <w:r w:rsidRPr="003F0B23">
          <w:rPr>
            <w:rStyle w:val="Hyperlink"/>
            <w:b/>
            <w:bCs/>
            <w:sz w:val="20"/>
            <w:szCs w:val="20"/>
            <w:highlight w:val="white"/>
          </w:rPr>
          <w:t>https://www.pivotinteriors.com</w:t>
        </w:r>
      </w:hyperlink>
    </w:p>
    <w:p w14:paraId="08079D6E" w14:textId="77777777" w:rsidR="00931A05" w:rsidRDefault="00931A05" w:rsidP="00F7637D">
      <w:pPr>
        <w:spacing w:line="276" w:lineRule="auto"/>
        <w:jc w:val="both"/>
      </w:pPr>
    </w:p>
    <w:p w14:paraId="7DBF9BDC" w14:textId="0C1C78CF" w:rsidR="00BA1A62" w:rsidRPr="00B41E21" w:rsidRDefault="00FA4E34" w:rsidP="00B41E21">
      <w:pPr>
        <w:pStyle w:val="Heading2"/>
      </w:pPr>
      <w:bookmarkStart w:id="5" w:name="_Toc213923713"/>
      <w:r w:rsidRPr="00B41E21">
        <w:t xml:space="preserve">2.03 NetSuite </w:t>
      </w:r>
      <w:r w:rsidR="00082BB4" w:rsidRPr="00B41E21">
        <w:t xml:space="preserve">Orion </w:t>
      </w:r>
      <w:r w:rsidRPr="00B41E21">
        <w:t>Overview</w:t>
      </w:r>
      <w:bookmarkEnd w:id="5"/>
    </w:p>
    <w:p w14:paraId="3ACB4195" w14:textId="1C89CEDF" w:rsidR="00BA1A62" w:rsidRDefault="00FA4E34" w:rsidP="003F5713">
      <w:pPr>
        <w:spacing w:after="160" w:line="278" w:lineRule="auto"/>
      </w:pPr>
      <w:r>
        <w:t xml:space="preserve">NetSuite </w:t>
      </w:r>
      <w:r w:rsidR="00366037">
        <w:t xml:space="preserve">Orion </w:t>
      </w:r>
      <w:r>
        <w:t>is an industry-specific ERP solution designed for office furniture dealerships, providing comprehensive functionality for operations management, warehouse operations, field service, and project-based workflows. The platform offers robust multi-entity support, real-time inventory tracking with lot-numbered inventory capabilities, work order management, and integrated time tracking for projects. Key operational features include automated receiving workflows, resource scheduling with skills-based assignment, punch list management, and mobile field service capabilities. The system supports complex phased installations, purchase order-based work order creation, and comprehensive vendor return authorization processes, all while maintaining complete audit trails for compliance requirements.</w:t>
      </w:r>
    </w:p>
    <w:p w14:paraId="3506D64B" w14:textId="77777777" w:rsidR="00AF32ED" w:rsidRDefault="00AF32ED">
      <w:pPr>
        <w:pStyle w:val="Heading2"/>
      </w:pPr>
    </w:p>
    <w:p w14:paraId="229FB1F2" w14:textId="6257D5C2" w:rsidR="00BA1A62" w:rsidRPr="00B41E21" w:rsidRDefault="00FA4E34" w:rsidP="00B41E21">
      <w:pPr>
        <w:pStyle w:val="Heading2"/>
      </w:pPr>
      <w:bookmarkStart w:id="6" w:name="_Toc213923714"/>
      <w:r w:rsidRPr="00B41E21">
        <w:t>2.04 Project Overview</w:t>
      </w:r>
      <w:bookmarkEnd w:id="6"/>
    </w:p>
    <w:p w14:paraId="63066F35" w14:textId="77777777" w:rsidR="0012271A" w:rsidRPr="00343EE8" w:rsidRDefault="0012271A" w:rsidP="0012271A">
      <w:pPr>
        <w:jc w:val="both"/>
      </w:pPr>
      <w:r w:rsidRPr="00343EE8">
        <w:t>Pivot’s current engagement with GSI is based around the creation and implementation of a set of business requirements appropriate to its business operations both today and scaling into the future. This project primarily consists of the following stages:</w:t>
      </w:r>
    </w:p>
    <w:p w14:paraId="08E53FAA" w14:textId="77777777" w:rsidR="0012271A" w:rsidRPr="00343EE8" w:rsidRDefault="0012271A" w:rsidP="0012271A">
      <w:pPr>
        <w:jc w:val="both"/>
      </w:pPr>
    </w:p>
    <w:p w14:paraId="5DC81673" w14:textId="15BA1BFB" w:rsidR="0012271A" w:rsidRPr="00A954B5" w:rsidRDefault="0012271A" w:rsidP="0012271A">
      <w:pPr>
        <w:pStyle w:val="ListParagraph"/>
        <w:numPr>
          <w:ilvl w:val="0"/>
          <w:numId w:val="12"/>
        </w:numPr>
        <w:contextualSpacing/>
        <w:jc w:val="both"/>
      </w:pPr>
      <w:r w:rsidRPr="00A954B5">
        <w:rPr>
          <w:b/>
          <w:bCs/>
        </w:rPr>
        <w:t>D</w:t>
      </w:r>
      <w:r w:rsidRPr="00A954B5">
        <w:t xml:space="preserve">iscover: Evaluate the dealer’s business processes with </w:t>
      </w:r>
      <w:r w:rsidR="005F2F10">
        <w:t>NetSuite Orion</w:t>
      </w:r>
      <w:r w:rsidRPr="00A954B5">
        <w:t xml:space="preserve"> capabilities</w:t>
      </w:r>
    </w:p>
    <w:p w14:paraId="601234BC" w14:textId="77777777" w:rsidR="0012271A" w:rsidRPr="00A954B5" w:rsidRDefault="0012271A" w:rsidP="0012271A">
      <w:pPr>
        <w:pStyle w:val="ListParagraph"/>
        <w:numPr>
          <w:ilvl w:val="0"/>
          <w:numId w:val="12"/>
        </w:numPr>
        <w:contextualSpacing/>
        <w:jc w:val="both"/>
      </w:pPr>
      <w:r w:rsidRPr="00A954B5">
        <w:rPr>
          <w:b/>
          <w:bCs/>
        </w:rPr>
        <w:t>R</w:t>
      </w:r>
      <w:r w:rsidRPr="00A954B5">
        <w:t>ealize: Perform initial setup, installation and configuration of your NetSuite instance</w:t>
      </w:r>
    </w:p>
    <w:p w14:paraId="357DECE9" w14:textId="77777777" w:rsidR="0012271A" w:rsidRPr="00A954B5" w:rsidRDefault="0012271A" w:rsidP="0012271A">
      <w:pPr>
        <w:pStyle w:val="ListParagraph"/>
        <w:numPr>
          <w:ilvl w:val="0"/>
          <w:numId w:val="12"/>
        </w:numPr>
        <w:contextualSpacing/>
        <w:jc w:val="both"/>
      </w:pPr>
      <w:proofErr w:type="gramStart"/>
      <w:r w:rsidRPr="00A954B5">
        <w:rPr>
          <w:b/>
          <w:bCs/>
        </w:rPr>
        <w:t>E</w:t>
      </w:r>
      <w:r w:rsidRPr="00A954B5">
        <w:t>ducate</w:t>
      </w:r>
      <w:proofErr w:type="gramEnd"/>
      <w:r w:rsidRPr="00A954B5">
        <w:t>: Empower your team for success through comprehensive training and user adoption support</w:t>
      </w:r>
    </w:p>
    <w:p w14:paraId="3AF66D9A" w14:textId="77777777" w:rsidR="0012271A" w:rsidRPr="00A954B5" w:rsidRDefault="0012271A" w:rsidP="0012271A">
      <w:pPr>
        <w:pStyle w:val="ListParagraph"/>
        <w:numPr>
          <w:ilvl w:val="0"/>
          <w:numId w:val="12"/>
        </w:numPr>
        <w:contextualSpacing/>
        <w:jc w:val="both"/>
      </w:pPr>
      <w:r w:rsidRPr="00A954B5">
        <w:rPr>
          <w:b/>
          <w:bCs/>
        </w:rPr>
        <w:t>A</w:t>
      </w:r>
      <w:r w:rsidRPr="00A954B5">
        <w:t>ctualize: Bring your NetSuite and Orion solution to life with seamless data migration and go-live support</w:t>
      </w:r>
    </w:p>
    <w:p w14:paraId="1AD78750" w14:textId="77777777" w:rsidR="0012271A" w:rsidRPr="00A954B5" w:rsidRDefault="0012271A" w:rsidP="0012271A">
      <w:pPr>
        <w:pStyle w:val="ListParagraph"/>
        <w:numPr>
          <w:ilvl w:val="0"/>
          <w:numId w:val="12"/>
        </w:numPr>
        <w:contextualSpacing/>
        <w:jc w:val="both"/>
      </w:pPr>
      <w:r w:rsidRPr="00A954B5">
        <w:rPr>
          <w:b/>
          <w:bCs/>
        </w:rPr>
        <w:t>M</w:t>
      </w:r>
      <w:r w:rsidRPr="00A954B5">
        <w:t>aximize: Support and expand your operations with dedicated ongoing assistance and strategic customizations.</w:t>
      </w:r>
    </w:p>
    <w:p w14:paraId="596EBDC9" w14:textId="77777777" w:rsidR="0012271A" w:rsidRDefault="0012271A" w:rsidP="0012271A">
      <w:pPr>
        <w:jc w:val="both"/>
        <w:rPr>
          <w:sz w:val="20"/>
          <w:szCs w:val="20"/>
          <w:highlight w:val="white"/>
        </w:rPr>
      </w:pPr>
    </w:p>
    <w:p w14:paraId="0873AAEE" w14:textId="77777777" w:rsidR="0012271A" w:rsidRDefault="0012271A" w:rsidP="0012271A">
      <w:pPr>
        <w:jc w:val="both"/>
      </w:pPr>
      <w:r w:rsidRPr="00F64B6B">
        <w:t>Our implementation approach is “Align, Adapt, Accommodate</w:t>
      </w:r>
      <w:r>
        <w:t xml:space="preserve">”. </w:t>
      </w:r>
    </w:p>
    <w:p w14:paraId="587116F2" w14:textId="77777777" w:rsidR="0012271A" w:rsidRDefault="0012271A" w:rsidP="0012271A">
      <w:pPr>
        <w:jc w:val="both"/>
      </w:pPr>
    </w:p>
    <w:p w14:paraId="058A1B62" w14:textId="10834F3D" w:rsidR="0012271A" w:rsidRDefault="0012271A" w:rsidP="0012271A">
      <w:pPr>
        <w:pStyle w:val="ListParagraph"/>
        <w:numPr>
          <w:ilvl w:val="0"/>
          <w:numId w:val="13"/>
        </w:numPr>
        <w:contextualSpacing/>
        <w:jc w:val="both"/>
      </w:pPr>
      <w:r w:rsidRPr="00C13453">
        <w:t>A</w:t>
      </w:r>
      <w:r>
        <w:t xml:space="preserve">lign – Existing processes fit in </w:t>
      </w:r>
      <w:r w:rsidR="005F2F10">
        <w:t>NetSuite Orion</w:t>
      </w:r>
      <w:r>
        <w:t xml:space="preserve"> as is.</w:t>
      </w:r>
    </w:p>
    <w:p w14:paraId="1E492D6F" w14:textId="0B8108D6" w:rsidR="0012271A" w:rsidRDefault="0012271A" w:rsidP="0012271A">
      <w:pPr>
        <w:pStyle w:val="ListParagraph"/>
        <w:numPr>
          <w:ilvl w:val="0"/>
          <w:numId w:val="13"/>
        </w:numPr>
        <w:contextualSpacing/>
        <w:jc w:val="both"/>
      </w:pPr>
      <w:r>
        <w:t xml:space="preserve">Adapt – Pivot will change its processes to fit in </w:t>
      </w:r>
      <w:r w:rsidR="005F2F10">
        <w:t>NetSuite Orion</w:t>
      </w:r>
      <w:r>
        <w:t xml:space="preserve"> as is.</w:t>
      </w:r>
    </w:p>
    <w:p w14:paraId="44D6EFBD" w14:textId="1B2D7768" w:rsidR="0012271A" w:rsidRDefault="0012271A" w:rsidP="0012271A">
      <w:pPr>
        <w:pStyle w:val="ListParagraph"/>
        <w:numPr>
          <w:ilvl w:val="0"/>
          <w:numId w:val="13"/>
        </w:numPr>
        <w:contextualSpacing/>
        <w:jc w:val="both"/>
      </w:pPr>
      <w:r>
        <w:t>Accommodate – GSI will create a configuration specific to Pivot, or if the feature can benefit others, will update the code base to make the feature standard.</w:t>
      </w:r>
    </w:p>
    <w:p w14:paraId="689A8B24" w14:textId="77777777" w:rsidR="002B48D3" w:rsidRPr="00C13453" w:rsidRDefault="002B48D3" w:rsidP="002B48D3">
      <w:pPr>
        <w:pStyle w:val="ListParagraph"/>
        <w:ind w:left="360"/>
        <w:contextualSpacing/>
        <w:jc w:val="both"/>
      </w:pPr>
    </w:p>
    <w:p w14:paraId="22653962" w14:textId="77777777" w:rsidR="00BA1A62" w:rsidRPr="00B41E21" w:rsidRDefault="00FA4E34" w:rsidP="00B41E21">
      <w:pPr>
        <w:pStyle w:val="Heading2"/>
      </w:pPr>
      <w:bookmarkStart w:id="7" w:name="_Toc213923715"/>
      <w:r w:rsidRPr="00B41E21">
        <w:t>2.05 Document Objectives</w:t>
      </w:r>
      <w:bookmarkEnd w:id="7"/>
    </w:p>
    <w:p w14:paraId="647273E6" w14:textId="77777777" w:rsidR="00464039" w:rsidRDefault="00464039" w:rsidP="00290E3A">
      <w:r w:rsidRPr="00343EE8">
        <w:t>The purpose of this document is to summarize functional and procedural requirements captured by GSI during the Discover business process mapping phase of the implementation. </w:t>
      </w:r>
    </w:p>
    <w:p w14:paraId="20572F15" w14:textId="2D89AD0C" w:rsidR="00464039" w:rsidRDefault="00464039" w:rsidP="00290E3A"/>
    <w:p w14:paraId="4BB6013C" w14:textId="77777777" w:rsidR="00464039" w:rsidRDefault="00464039" w:rsidP="00290E3A">
      <w:pPr>
        <w:spacing w:after="160" w:line="278" w:lineRule="auto"/>
      </w:pPr>
      <w:r>
        <w:t>This Business Requirements Document (BRD) documents y</w:t>
      </w:r>
      <w:r w:rsidRPr="00AB5784">
        <w:t>our goals, the problems you want to solve, and the outcomes you expe</w:t>
      </w:r>
      <w:r>
        <w:t xml:space="preserve">ct. It is the foundation for the </w:t>
      </w:r>
      <w:proofErr w:type="gramStart"/>
      <w:r>
        <w:t>setup</w:t>
      </w:r>
      <w:proofErr w:type="gramEnd"/>
      <w:r>
        <w:t xml:space="preserve"> of the system, acting </w:t>
      </w:r>
      <w:r w:rsidRPr="00D95B3D">
        <w:t xml:space="preserve">as a </w:t>
      </w:r>
      <w:r w:rsidRPr="00D95B3D">
        <w:rPr>
          <w:b/>
          <w:bCs/>
        </w:rPr>
        <w:t>roadmap between your business needs and the solution design</w:t>
      </w:r>
      <w:r>
        <w:rPr>
          <w:b/>
          <w:bCs/>
        </w:rPr>
        <w:t>.</w:t>
      </w:r>
    </w:p>
    <w:p w14:paraId="4BB2D8E3" w14:textId="62D98E7F" w:rsidR="00464039" w:rsidRPr="00343EE8" w:rsidRDefault="00464039" w:rsidP="00290E3A">
      <w:r w:rsidRPr="00343EE8">
        <w:t xml:space="preserve">This document represents information gathered in meetings held with the Client, which enables the GSI team to map the business requirements to an efficient flow in the </w:t>
      </w:r>
      <w:r w:rsidR="005F2F10">
        <w:t>NetSuite Orion</w:t>
      </w:r>
      <w:r w:rsidRPr="00343EE8">
        <w:t xml:space="preserve"> application. Once complete, this document will serve as a blueprint for the GSI team to configure the application. This document does not supersede the Statement of Work. The Statement of Work determines scope. </w:t>
      </w:r>
    </w:p>
    <w:p w14:paraId="205A3503" w14:textId="15C07263" w:rsidR="00464039" w:rsidRPr="00343EE8" w:rsidRDefault="00464039" w:rsidP="00290E3A"/>
    <w:p w14:paraId="3FB0823E" w14:textId="295D47F8" w:rsidR="00464039" w:rsidRPr="00343EE8" w:rsidRDefault="00464039" w:rsidP="00290E3A">
      <w:r w:rsidRPr="00343EE8">
        <w:t>A series of process mapping discovery sessions, focusing on the key areas of the business, were used as a starting point for this exercise. This document remains consistent in structure to those discovery sessions as it categorizes the findings into the same key process areas. The set of business requirements documentation is inclusive of all business requirements provided by the Clien</w:t>
      </w:r>
      <w:r w:rsidR="001D3A7D">
        <w:t>t.</w:t>
      </w:r>
    </w:p>
    <w:p w14:paraId="7181494E" w14:textId="77777777" w:rsidR="00BA1A62" w:rsidRDefault="00BA1A62">
      <w:pPr>
        <w:pageBreakBefore/>
      </w:pPr>
    </w:p>
    <w:p w14:paraId="07E62BCD" w14:textId="77777777" w:rsidR="00BA1A62" w:rsidRPr="00B41E21" w:rsidRDefault="00FA4E34" w:rsidP="00B41E21">
      <w:pPr>
        <w:pStyle w:val="Heading1"/>
      </w:pPr>
      <w:bookmarkStart w:id="8" w:name="_Toc213923716"/>
      <w:r w:rsidRPr="00B41E21">
        <w:t>3 Operations</w:t>
      </w:r>
      <w:bookmarkEnd w:id="8"/>
    </w:p>
    <w:p w14:paraId="242B11B2" w14:textId="77777777" w:rsidR="00BA1A62" w:rsidRPr="00B41E21" w:rsidRDefault="00FA4E34" w:rsidP="00B41E21">
      <w:pPr>
        <w:pStyle w:val="Heading2"/>
      </w:pPr>
      <w:bookmarkStart w:id="9" w:name="_Toc213923717"/>
      <w:r w:rsidRPr="00B41E21">
        <w:t>3.01 Receiving &amp; Warehouse Management</w:t>
      </w:r>
      <w:bookmarkEnd w:id="9"/>
    </w:p>
    <w:p w14:paraId="3523A55E" w14:textId="77777777" w:rsidR="00290E3A" w:rsidRDefault="00290E3A">
      <w:pPr>
        <w:pStyle w:val="Heading2"/>
      </w:pPr>
    </w:p>
    <w:p w14:paraId="23529250" w14:textId="77777777" w:rsidR="00BA1A62" w:rsidRPr="001657B4" w:rsidRDefault="00FA4E34" w:rsidP="00BF745A">
      <w:pPr>
        <w:pStyle w:val="Heading3"/>
      </w:pPr>
      <w:bookmarkStart w:id="10" w:name="_Toc213923718"/>
      <w:r w:rsidRPr="001657B4">
        <w:t>3.01.01 Your Business Requirements</w:t>
      </w:r>
      <w:bookmarkEnd w:id="10"/>
    </w:p>
    <w:p w14:paraId="31C3C6D4" w14:textId="77777777" w:rsidR="00BA1A62" w:rsidRPr="006169F2" w:rsidRDefault="00FA4E34" w:rsidP="006169F2">
      <w:pPr>
        <w:spacing w:after="160" w:line="278" w:lineRule="auto"/>
      </w:pPr>
      <w:r w:rsidRPr="20B3C9B8">
        <w:t>Pivot Interiors requires a comprehensive warehouse management solution that addresses current system limitations while supporting audit compliance. The organization needs to eliminate the burden of maintaining 900,000+ separate locations created by D365 customizations while maintaining proper inventory tracking for liability purposes. Key requirements include:</w:t>
      </w:r>
    </w:p>
    <w:p w14:paraId="3EAF7C98" w14:textId="10E0DFC9" w:rsidR="00BA1A62" w:rsidRPr="0043118B" w:rsidRDefault="003A6F0A" w:rsidP="007A7178">
      <w:pPr>
        <w:pStyle w:val="HeadingDLH"/>
        <w:jc w:val="left"/>
        <w:rPr>
          <w:b w:val="0"/>
        </w:rPr>
      </w:pPr>
      <w:r w:rsidRPr="007A7178">
        <w:rPr>
          <w:bCs/>
        </w:rPr>
        <w:t>REQ-3.01.01</w:t>
      </w:r>
      <w:r w:rsidR="002255A4" w:rsidRPr="007A7178">
        <w:rPr>
          <w:bCs/>
        </w:rPr>
        <w:t xml:space="preserve">: </w:t>
      </w:r>
      <w:r w:rsidR="00FA4E34" w:rsidRPr="0043118B">
        <w:rPr>
          <w:b w:val="0"/>
        </w:rPr>
        <w:t>Lot-numbered inventory tracking for cost traceability and product location management</w:t>
      </w:r>
    </w:p>
    <w:p w14:paraId="6D4BBB4B" w14:textId="63585510" w:rsidR="00BA1A62" w:rsidRPr="0043118B" w:rsidRDefault="00240FC0" w:rsidP="007A7178">
      <w:pPr>
        <w:pStyle w:val="HeadingDLH"/>
        <w:jc w:val="left"/>
        <w:rPr>
          <w:b w:val="0"/>
        </w:rPr>
      </w:pPr>
      <w:commentRangeStart w:id="11"/>
      <w:commentRangeStart w:id="12"/>
      <w:commentRangeStart w:id="13"/>
      <w:r w:rsidRPr="007A7178">
        <w:rPr>
          <w:bCs/>
        </w:rPr>
        <w:t xml:space="preserve">REQ-3.01.02: </w:t>
      </w:r>
      <w:r w:rsidR="00FA4E34" w:rsidRPr="0043118B">
        <w:rPr>
          <w:b w:val="0"/>
        </w:rPr>
        <w:t>Ability to receive single products to multiple bin locations for items like conference tables with separate bases and tops</w:t>
      </w:r>
      <w:commentRangeEnd w:id="11"/>
      <w:r w:rsidR="00453031" w:rsidRPr="0043118B">
        <w:rPr>
          <w:rStyle w:val="CommentReference"/>
          <w:b w:val="0"/>
          <w:sz w:val="22"/>
          <w:szCs w:val="22"/>
        </w:rPr>
        <w:commentReference w:id="11"/>
      </w:r>
      <w:commentRangeEnd w:id="12"/>
      <w:r w:rsidRPr="0043118B">
        <w:rPr>
          <w:rStyle w:val="CommentReference"/>
          <w:b w:val="0"/>
          <w:sz w:val="22"/>
          <w:szCs w:val="22"/>
        </w:rPr>
        <w:commentReference w:id="12"/>
      </w:r>
      <w:commentRangeEnd w:id="13"/>
      <w:r w:rsidRPr="0043118B">
        <w:rPr>
          <w:rStyle w:val="CommentReference"/>
          <w:b w:val="0"/>
          <w:sz w:val="22"/>
          <w:szCs w:val="22"/>
        </w:rPr>
        <w:commentReference w:id="13"/>
      </w:r>
    </w:p>
    <w:p w14:paraId="0D5D118D" w14:textId="2251636D" w:rsidR="00BA1A62" w:rsidRPr="0043118B" w:rsidRDefault="00240FC0" w:rsidP="007A7178">
      <w:pPr>
        <w:pStyle w:val="HeadingDLH"/>
        <w:jc w:val="left"/>
        <w:rPr>
          <w:b w:val="0"/>
        </w:rPr>
      </w:pPr>
      <w:r w:rsidRPr="007A7178">
        <w:rPr>
          <w:bCs/>
        </w:rPr>
        <w:t>REQ-3.01.03</w:t>
      </w:r>
      <w:r w:rsidR="00C165B8" w:rsidRPr="007A7178">
        <w:rPr>
          <w:bCs/>
        </w:rPr>
        <w:t xml:space="preserve">: </w:t>
      </w:r>
      <w:r w:rsidR="00FA4E34" w:rsidRPr="0043118B">
        <w:rPr>
          <w:b w:val="0"/>
        </w:rPr>
        <w:t>Virtual locations for different inventory types including pre-sold inventory, showroom inventory, damaged/return inventory, and third-party warehouses</w:t>
      </w:r>
    </w:p>
    <w:p w14:paraId="467717E1" w14:textId="2D22EFC4" w:rsidR="00BA1A62" w:rsidRPr="0043118B" w:rsidRDefault="00C165B8" w:rsidP="007A7178">
      <w:pPr>
        <w:pStyle w:val="HeadingDLH"/>
        <w:jc w:val="left"/>
        <w:rPr>
          <w:b w:val="0"/>
          <w:lang w:val="en-US"/>
        </w:rPr>
      </w:pPr>
      <w:r w:rsidRPr="15D12045">
        <w:rPr>
          <w:lang w:val="en-US"/>
        </w:rPr>
        <w:t xml:space="preserve">REQ-3.01.04: </w:t>
      </w:r>
      <w:commentRangeStart w:id="14"/>
      <w:commentRangeStart w:id="15"/>
      <w:commentRangeStart w:id="16"/>
      <w:commentRangeStart w:id="17"/>
      <w:commentRangeStart w:id="18"/>
      <w:commentRangeStart w:id="19"/>
      <w:commentRangeStart w:id="20"/>
      <w:r w:rsidR="00FA4E34" w:rsidRPr="15D12045">
        <w:rPr>
          <w:b w:val="0"/>
          <w:lang w:val="en-US"/>
        </w:rPr>
        <w:t xml:space="preserve">Support for product </w:t>
      </w:r>
      <w:r w:rsidR="28A53233" w:rsidRPr="15D12045">
        <w:rPr>
          <w:b w:val="0"/>
          <w:lang w:val="en-US"/>
        </w:rPr>
        <w:t>returning from client</w:t>
      </w:r>
      <w:r w:rsidR="00FA4E34" w:rsidRPr="15D12045">
        <w:rPr>
          <w:b w:val="0"/>
          <w:lang w:val="en-US"/>
        </w:rPr>
        <w:t xml:space="preserve"> through </w:t>
      </w:r>
      <w:r w:rsidR="202A2207" w:rsidRPr="15D12045">
        <w:rPr>
          <w:b w:val="0"/>
          <w:lang w:val="en-US"/>
        </w:rPr>
        <w:t xml:space="preserve">transactions </w:t>
      </w:r>
      <w:proofErr w:type="gramStart"/>
      <w:r w:rsidR="202A2207" w:rsidRPr="15D12045">
        <w:rPr>
          <w:b w:val="0"/>
          <w:lang w:val="en-US"/>
        </w:rPr>
        <w:t xml:space="preserve">and </w:t>
      </w:r>
      <w:r w:rsidR="00FA4E34" w:rsidRPr="15D12045">
        <w:rPr>
          <w:b w:val="0"/>
          <w:lang w:val="en-US"/>
        </w:rPr>
        <w:t xml:space="preserve"> </w:t>
      </w:r>
      <w:commentRangeStart w:id="21"/>
      <w:commentRangeStart w:id="22"/>
      <w:r w:rsidR="00FA4E34" w:rsidRPr="15D12045">
        <w:rPr>
          <w:b w:val="0"/>
          <w:lang w:val="en-US"/>
        </w:rPr>
        <w:t>inventory</w:t>
      </w:r>
      <w:proofErr w:type="gramEnd"/>
      <w:r w:rsidR="00FA4E34" w:rsidRPr="15D12045">
        <w:rPr>
          <w:b w:val="0"/>
          <w:lang w:val="en-US"/>
        </w:rPr>
        <w:t xml:space="preserve"> adjustments </w:t>
      </w:r>
      <w:commentRangeEnd w:id="21"/>
      <w:r w:rsidR="004F4672" w:rsidRPr="15D12045">
        <w:rPr>
          <w:rStyle w:val="CommentReference"/>
          <w:b w:val="0"/>
          <w:sz w:val="22"/>
          <w:szCs w:val="22"/>
          <w:lang w:val="en-US"/>
        </w:rPr>
        <w:commentReference w:id="21"/>
      </w:r>
      <w:commentRangeEnd w:id="22"/>
      <w:r w:rsidRPr="15D12045">
        <w:rPr>
          <w:rStyle w:val="CommentReference"/>
          <w:b w:val="0"/>
          <w:sz w:val="22"/>
          <w:szCs w:val="22"/>
          <w:lang w:val="en-US"/>
        </w:rPr>
        <w:commentReference w:id="22"/>
      </w:r>
      <w:r w:rsidR="00FA4E34" w:rsidRPr="15D12045">
        <w:rPr>
          <w:b w:val="0"/>
          <w:lang w:val="en-US"/>
        </w:rPr>
        <w:t>and dedicated locations</w:t>
      </w:r>
      <w:commentRangeEnd w:id="14"/>
      <w:r w:rsidRPr="0043118B">
        <w:rPr>
          <w:rStyle w:val="CommentReference"/>
          <w:b w:val="0"/>
          <w:sz w:val="22"/>
          <w:szCs w:val="22"/>
          <w:lang w:val="en-US"/>
        </w:rPr>
        <w:commentReference w:id="14"/>
      </w:r>
      <w:commentRangeEnd w:id="15"/>
      <w:r w:rsidRPr="0043118B">
        <w:rPr>
          <w:rStyle w:val="CommentReference"/>
          <w:b w:val="0"/>
          <w:sz w:val="22"/>
          <w:szCs w:val="22"/>
          <w:lang w:val="en-US"/>
        </w:rPr>
        <w:commentReference w:id="15"/>
      </w:r>
      <w:commentRangeEnd w:id="16"/>
      <w:r w:rsidRPr="0043118B">
        <w:rPr>
          <w:rStyle w:val="CommentReference"/>
          <w:b w:val="0"/>
          <w:sz w:val="22"/>
          <w:szCs w:val="22"/>
          <w:lang w:val="en-US"/>
        </w:rPr>
        <w:commentReference w:id="16"/>
      </w:r>
      <w:commentRangeEnd w:id="17"/>
      <w:r w:rsidRPr="0043118B">
        <w:rPr>
          <w:rStyle w:val="CommentReference"/>
          <w:b w:val="0"/>
          <w:sz w:val="22"/>
          <w:szCs w:val="22"/>
          <w:lang w:val="en-US"/>
        </w:rPr>
        <w:commentReference w:id="17"/>
      </w:r>
      <w:commentRangeEnd w:id="18"/>
      <w:r w:rsidRPr="0043118B">
        <w:rPr>
          <w:rStyle w:val="CommentReference"/>
          <w:b w:val="0"/>
          <w:sz w:val="22"/>
          <w:szCs w:val="22"/>
          <w:lang w:val="en-US"/>
        </w:rPr>
        <w:commentReference w:id="18"/>
      </w:r>
      <w:commentRangeEnd w:id="19"/>
      <w:r w:rsidRPr="0043118B">
        <w:rPr>
          <w:rStyle w:val="CommentReference"/>
          <w:b w:val="0"/>
          <w:sz w:val="22"/>
          <w:szCs w:val="22"/>
          <w:lang w:val="en-US"/>
        </w:rPr>
        <w:commentReference w:id="19"/>
      </w:r>
      <w:commentRangeEnd w:id="20"/>
      <w:r w:rsidRPr="0043118B">
        <w:rPr>
          <w:rStyle w:val="CommentReference"/>
          <w:b w:val="0"/>
          <w:sz w:val="22"/>
          <w:szCs w:val="22"/>
          <w:lang w:val="en-US"/>
        </w:rPr>
        <w:commentReference w:id="20"/>
      </w:r>
    </w:p>
    <w:p w14:paraId="61DBDB6B" w14:textId="58DF5341" w:rsidR="00BA1A62" w:rsidRPr="00F845D1" w:rsidRDefault="00C165B8" w:rsidP="007A7178">
      <w:pPr>
        <w:pStyle w:val="HeadingDLH"/>
        <w:jc w:val="left"/>
        <w:rPr>
          <w:b w:val="0"/>
          <w:lang w:val="en-US"/>
        </w:rPr>
      </w:pPr>
      <w:r w:rsidRPr="20B3C9B8">
        <w:rPr>
          <w:lang w:val="en-US"/>
        </w:rPr>
        <w:t xml:space="preserve">REQ-3.01.05: </w:t>
      </w:r>
      <w:r w:rsidR="00FA4E34" w:rsidRPr="20B3C9B8">
        <w:rPr>
          <w:b w:val="0"/>
          <w:lang w:val="en-US"/>
        </w:rPr>
        <w:t>Manual receiving triggers to maintain audit trail compliance (products received approximately 7 days after vendor invoice for liability tracking)</w:t>
      </w:r>
    </w:p>
    <w:p w14:paraId="4A99D81D" w14:textId="28EFD4A8" w:rsidR="00BA1A62" w:rsidRPr="00F845D1" w:rsidRDefault="00C165B8" w:rsidP="007A7178">
      <w:pPr>
        <w:pStyle w:val="HeadingDLH"/>
        <w:jc w:val="left"/>
        <w:rPr>
          <w:b w:val="0"/>
        </w:rPr>
      </w:pPr>
      <w:r w:rsidRPr="007A7178">
        <w:rPr>
          <w:bCs/>
        </w:rPr>
        <w:t>REQ-3.01.0</w:t>
      </w:r>
      <w:r w:rsidR="00BD547C" w:rsidRPr="007A7178">
        <w:rPr>
          <w:bCs/>
        </w:rPr>
        <w:t>6</w:t>
      </w:r>
      <w:r w:rsidRPr="007A7178">
        <w:rPr>
          <w:bCs/>
        </w:rPr>
        <w:t>:</w:t>
      </w:r>
      <w:r w:rsidR="00BD547C" w:rsidRPr="007A7178">
        <w:rPr>
          <w:bCs/>
        </w:rPr>
        <w:t xml:space="preserve"> </w:t>
      </w:r>
      <w:r w:rsidR="00FA4E34" w:rsidRPr="00F845D1">
        <w:rPr>
          <w:b w:val="0"/>
        </w:rPr>
        <w:t>Inventory valuation reporting by location</w:t>
      </w:r>
      <w:r w:rsidR="00F845D1" w:rsidRPr="00F845D1">
        <w:rPr>
          <w:b w:val="0"/>
        </w:rPr>
        <w:t xml:space="preserve">. </w:t>
      </w:r>
      <w:r w:rsidR="00FA4E34" w:rsidRPr="00F845D1">
        <w:rPr>
          <w:b w:val="0"/>
        </w:rPr>
        <w:t xml:space="preserve">Integration with client-owned storage tracking </w:t>
      </w:r>
      <w:commentRangeStart w:id="23"/>
      <w:commentRangeStart w:id="24"/>
      <w:commentRangeStart w:id="25"/>
      <w:commentRangeStart w:id="26"/>
      <w:r w:rsidR="00FA4E34" w:rsidRPr="00F845D1">
        <w:rPr>
          <w:b w:val="0"/>
        </w:rPr>
        <w:t>(SnapTracker functionality)</w:t>
      </w:r>
      <w:commentRangeEnd w:id="23"/>
      <w:r w:rsidR="00045680" w:rsidRPr="00F845D1">
        <w:rPr>
          <w:rStyle w:val="CommentReference"/>
          <w:b w:val="0"/>
          <w:sz w:val="22"/>
          <w:szCs w:val="22"/>
        </w:rPr>
        <w:commentReference w:id="23"/>
      </w:r>
      <w:commentRangeEnd w:id="24"/>
      <w:r w:rsidRPr="00F845D1">
        <w:rPr>
          <w:rStyle w:val="CommentReference"/>
          <w:b w:val="0"/>
          <w:sz w:val="22"/>
          <w:szCs w:val="22"/>
        </w:rPr>
        <w:commentReference w:id="24"/>
      </w:r>
      <w:commentRangeEnd w:id="25"/>
      <w:r w:rsidRPr="00F845D1">
        <w:rPr>
          <w:rStyle w:val="CommentReference"/>
          <w:b w:val="0"/>
          <w:sz w:val="22"/>
          <w:szCs w:val="22"/>
        </w:rPr>
        <w:commentReference w:id="25"/>
      </w:r>
      <w:commentRangeEnd w:id="26"/>
      <w:r w:rsidRPr="00F845D1">
        <w:rPr>
          <w:rStyle w:val="CommentReference"/>
          <w:b w:val="0"/>
          <w:sz w:val="22"/>
          <w:szCs w:val="22"/>
        </w:rPr>
        <w:commentReference w:id="26"/>
      </w:r>
    </w:p>
    <w:p w14:paraId="0B04BC10" w14:textId="27CDBFC8" w:rsidR="00BA1A62" w:rsidRPr="007A7178" w:rsidRDefault="00BD547C" w:rsidP="007A7178">
      <w:pPr>
        <w:pStyle w:val="HeadingDLH"/>
        <w:jc w:val="left"/>
        <w:rPr>
          <w:bCs/>
        </w:rPr>
      </w:pPr>
      <w:r w:rsidRPr="007A7178">
        <w:rPr>
          <w:bCs/>
        </w:rPr>
        <w:t xml:space="preserve">REQ-3.01.07: </w:t>
      </w:r>
      <w:r w:rsidR="00FA4E34" w:rsidRPr="00F845D1">
        <w:rPr>
          <w:b w:val="0"/>
        </w:rPr>
        <w:t>Drag-and-drop bin assignment interface for warehouse efficiency</w:t>
      </w:r>
    </w:p>
    <w:p w14:paraId="7C8300E1" w14:textId="77777777" w:rsidR="00F845D1" w:rsidRDefault="00F845D1">
      <w:pPr>
        <w:pStyle w:val="Heading3"/>
      </w:pPr>
    </w:p>
    <w:p w14:paraId="4FAF5806" w14:textId="77777777" w:rsidR="00BA1A62" w:rsidRPr="001657B4" w:rsidRDefault="00FA4E34" w:rsidP="00BF745A">
      <w:pPr>
        <w:pStyle w:val="Heading3"/>
      </w:pPr>
      <w:bookmarkStart w:id="27" w:name="_Toc213923719"/>
      <w:r w:rsidRPr="001657B4">
        <w:t>3.01.02 Current State Process</w:t>
      </w:r>
      <w:bookmarkEnd w:id="27"/>
    </w:p>
    <w:p w14:paraId="14D0D073" w14:textId="77777777" w:rsidR="00BA1A62" w:rsidRDefault="00FA4E34" w:rsidP="00B41E21">
      <w:pPr>
        <w:spacing w:after="160" w:line="278" w:lineRule="auto"/>
      </w:pPr>
      <w:r>
        <w:t>Pivot currently manages receiving and warehouse operations using a combination of IQ Coordinator for live order product location tracking and D365 for financial receiving. This dual-system approach exists because D365 has approximately 900,000 locations due to customization that creates a unique site/warehouse for each line item.</w:t>
      </w:r>
    </w:p>
    <w:p w14:paraId="29D97F54" w14:textId="77777777" w:rsidR="00BA1A62" w:rsidRDefault="00FA4E34">
      <w:pPr>
        <w:spacing w:after="100"/>
      </w:pPr>
      <w:r>
        <w:rPr>
          <w:b/>
          <w:bCs/>
        </w:rPr>
        <w:t>Process Flow:</w:t>
      </w:r>
    </w:p>
    <w:p w14:paraId="17F69229" w14:textId="77777777" w:rsidR="00BA1A62" w:rsidRDefault="00FA4E34" w:rsidP="00622EFA">
      <w:pPr>
        <w:pStyle w:val="ListParagraph"/>
        <w:numPr>
          <w:ilvl w:val="0"/>
          <w:numId w:val="2"/>
        </w:numPr>
        <w:ind w:left="360"/>
      </w:pPr>
      <w:r>
        <w:t>Product arrives at warehouse and is physically received</w:t>
      </w:r>
    </w:p>
    <w:p w14:paraId="075D46E1" w14:textId="6112CD4A" w:rsidR="00D15584" w:rsidRDefault="00FA4E34" w:rsidP="00D15584">
      <w:pPr>
        <w:pStyle w:val="ListParagraph"/>
        <w:numPr>
          <w:ilvl w:val="0"/>
          <w:numId w:val="2"/>
        </w:numPr>
        <w:ind w:left="360"/>
        <w:rPr>
          <w:ins w:id="28" w:author="Gary Strickland" w:date="2026-02-04T11:19:00Z" w16du:dateUtc="2026-02-04T16:19:00Z"/>
        </w:rPr>
      </w:pPr>
      <w:commentRangeStart w:id="29"/>
      <w:commentRangeStart w:id="30"/>
      <w:commentRangeStart w:id="31"/>
      <w:r>
        <w:t>Product location is recorded in IQ Coordinator (locations do not exist in D365)</w:t>
      </w:r>
      <w:commentRangeEnd w:id="29"/>
      <w:r w:rsidR="00ED35B6">
        <w:rPr>
          <w:rStyle w:val="CommentReference"/>
          <w:sz w:val="22"/>
          <w:szCs w:val="22"/>
        </w:rPr>
        <w:commentReference w:id="29"/>
      </w:r>
      <w:commentRangeEnd w:id="30"/>
      <w:r>
        <w:rPr>
          <w:rStyle w:val="CommentReference"/>
          <w:sz w:val="22"/>
          <w:szCs w:val="22"/>
        </w:rPr>
        <w:commentReference w:id="30"/>
      </w:r>
      <w:commentRangeEnd w:id="31"/>
      <w:r>
        <w:rPr>
          <w:rStyle w:val="CommentReference"/>
          <w:sz w:val="22"/>
          <w:szCs w:val="22"/>
        </w:rPr>
        <w:commentReference w:id="31"/>
      </w:r>
      <w:r w:rsidR="00D15584">
        <w:t>;  Warehouse team manually writes location on packing slip, BOL from manufacturer then given to admin for entry into IQ and D365.</w:t>
      </w:r>
    </w:p>
    <w:p w14:paraId="04B6D014" w14:textId="2EBFAE0B" w:rsidR="00BA1A62" w:rsidRDefault="00FA4E34" w:rsidP="00622EFA">
      <w:pPr>
        <w:pStyle w:val="ListParagraph"/>
        <w:numPr>
          <w:ilvl w:val="0"/>
          <w:numId w:val="2"/>
        </w:numPr>
        <w:ind w:left="360"/>
      </w:pPr>
      <w:r>
        <w:t xml:space="preserve">Approximately 7 days after vendor invoice is received, product is formally received in D365 for liability tracking and audit </w:t>
      </w:r>
      <w:commentRangeStart w:id="32"/>
      <w:commentRangeStart w:id="33"/>
      <w:commentRangeStart w:id="34"/>
      <w:r>
        <w:t>compliance</w:t>
      </w:r>
      <w:commentRangeEnd w:id="32"/>
      <w:r>
        <w:rPr>
          <w:rStyle w:val="CommentReference"/>
          <w:sz w:val="22"/>
          <w:szCs w:val="22"/>
        </w:rPr>
        <w:commentReference w:id="32"/>
      </w:r>
      <w:commentRangeEnd w:id="33"/>
      <w:r>
        <w:rPr>
          <w:rStyle w:val="CommentReference"/>
          <w:sz w:val="22"/>
          <w:szCs w:val="22"/>
        </w:rPr>
        <w:commentReference w:id="33"/>
      </w:r>
      <w:commentRangeEnd w:id="34"/>
      <w:r>
        <w:rPr>
          <w:rStyle w:val="CommentReference"/>
          <w:sz w:val="22"/>
          <w:szCs w:val="22"/>
        </w:rPr>
        <w:commentReference w:id="34"/>
      </w:r>
      <w:r w:rsidR="00D15584">
        <w:t xml:space="preserve">.  This applies to </w:t>
      </w:r>
      <w:proofErr w:type="gramStart"/>
      <w:r w:rsidR="00D15584">
        <w:t>drop</w:t>
      </w:r>
      <w:proofErr w:type="gramEnd"/>
      <w:r w:rsidR="00D15584">
        <w:t xml:space="preserve"> shipments only.</w:t>
      </w:r>
    </w:p>
    <w:p w14:paraId="74593121" w14:textId="77777777" w:rsidR="00BA1A62" w:rsidRDefault="00FA4E34" w:rsidP="00622EFA">
      <w:pPr>
        <w:pStyle w:val="ListParagraph"/>
        <w:numPr>
          <w:ilvl w:val="0"/>
          <w:numId w:val="2"/>
        </w:numPr>
        <w:ind w:left="360"/>
      </w:pPr>
      <w:r>
        <w:t>Mystery products are segmented in warehouse and tagged for later identification</w:t>
      </w:r>
    </w:p>
    <w:p w14:paraId="1CBEC317" w14:textId="77777777" w:rsidR="00BA1A62" w:rsidRDefault="00FA4E34" w:rsidP="00622EFA">
      <w:pPr>
        <w:pStyle w:val="ListParagraph"/>
        <w:numPr>
          <w:ilvl w:val="0"/>
          <w:numId w:val="2"/>
        </w:numPr>
        <w:ind w:left="360"/>
      </w:pPr>
      <w:r>
        <w:t>Auditors review inventory through reports and physical site visits</w:t>
      </w:r>
    </w:p>
    <w:p w14:paraId="5D4F05D2" w14:textId="77777777" w:rsidR="00BA1A62" w:rsidRDefault="00FA4E34" w:rsidP="00622EFA">
      <w:pPr>
        <w:pStyle w:val="ListParagraph"/>
        <w:numPr>
          <w:ilvl w:val="0"/>
          <w:numId w:val="2"/>
        </w:numPr>
        <w:spacing w:after="200"/>
        <w:ind w:left="360"/>
      </w:pPr>
      <w:r>
        <w:t xml:space="preserve">SnapTracker </w:t>
      </w:r>
      <w:proofErr w:type="gramStart"/>
      <w:r>
        <w:t>used</w:t>
      </w:r>
      <w:proofErr w:type="gramEnd"/>
      <w:r>
        <w:t xml:space="preserve"> since 2021 for client-owned storage tracking</w:t>
      </w:r>
    </w:p>
    <w:p w14:paraId="3B9F3988" w14:textId="77777777" w:rsidR="00BA1A62" w:rsidRDefault="00FA4E34">
      <w:pPr>
        <w:spacing w:after="100"/>
      </w:pPr>
      <w:r>
        <w:rPr>
          <w:b/>
          <w:bCs/>
        </w:rPr>
        <w:t>Pain Points:</w:t>
      </w:r>
    </w:p>
    <w:p w14:paraId="666EF3FD" w14:textId="77777777" w:rsidR="00BA1A62" w:rsidRDefault="00FA4E34" w:rsidP="00622EFA">
      <w:pPr>
        <w:pStyle w:val="ListParagraph"/>
        <w:numPr>
          <w:ilvl w:val="0"/>
          <w:numId w:val="2"/>
        </w:numPr>
        <w:ind w:left="360"/>
      </w:pPr>
      <w:r>
        <w:t>900,000+ locations in D365 making system unwieldy and difficult to manage</w:t>
      </w:r>
    </w:p>
    <w:p w14:paraId="49932C18" w14:textId="77777777" w:rsidR="00BA1A62" w:rsidRDefault="00FA4E34" w:rsidP="00622EFA">
      <w:pPr>
        <w:pStyle w:val="ListParagraph"/>
        <w:numPr>
          <w:ilvl w:val="0"/>
          <w:numId w:val="2"/>
        </w:numPr>
        <w:ind w:left="360"/>
      </w:pPr>
      <w:r>
        <w:t>Dual system management requiring manual processes between IQ Coordinator and D365</w:t>
      </w:r>
    </w:p>
    <w:p w14:paraId="34B47643" w14:textId="77777777" w:rsidR="00B367D9" w:rsidRDefault="00FA4E34" w:rsidP="00622EFA">
      <w:pPr>
        <w:pStyle w:val="ListParagraph"/>
        <w:numPr>
          <w:ilvl w:val="0"/>
          <w:numId w:val="2"/>
        </w:numPr>
        <w:ind w:left="360"/>
      </w:pPr>
      <w:r>
        <w:t>Cannot run location-based reports from IQ Coordinator</w:t>
      </w:r>
    </w:p>
    <w:p w14:paraId="1EDDCEF9" w14:textId="4DEA686A" w:rsidR="00BA1A62" w:rsidRDefault="00FA4E34" w:rsidP="00622EFA">
      <w:pPr>
        <w:pStyle w:val="ListParagraph"/>
        <w:numPr>
          <w:ilvl w:val="0"/>
          <w:numId w:val="2"/>
        </w:numPr>
        <w:ind w:left="360"/>
      </w:pPr>
      <w:r>
        <w:t>Significant challenge with mystery product identification, especially from dealer partners, Amazon, and various web sources</w:t>
      </w:r>
    </w:p>
    <w:p w14:paraId="3E59DB95" w14:textId="250E1499" w:rsidR="00BA1A62" w:rsidRDefault="00FA4E34" w:rsidP="00622EFA">
      <w:pPr>
        <w:pStyle w:val="ListParagraph"/>
        <w:numPr>
          <w:ilvl w:val="0"/>
          <w:numId w:val="2"/>
        </w:numPr>
        <w:spacing w:after="200"/>
        <w:ind w:left="360"/>
      </w:pPr>
      <w:r>
        <w:t xml:space="preserve">Manual receiving processes required </w:t>
      </w:r>
      <w:commentRangeStart w:id="35"/>
      <w:commentRangeStart w:id="36"/>
      <w:commentRangeStart w:id="37"/>
      <w:commentRangeStart w:id="38"/>
      <w:r>
        <w:t>for</w:t>
      </w:r>
      <w:commentRangeEnd w:id="35"/>
      <w:r>
        <w:rPr>
          <w:rStyle w:val="CommentReference"/>
          <w:sz w:val="22"/>
          <w:szCs w:val="22"/>
        </w:rPr>
        <w:commentReference w:id="35"/>
      </w:r>
      <w:commentRangeEnd w:id="36"/>
      <w:r>
        <w:rPr>
          <w:rStyle w:val="CommentReference"/>
          <w:sz w:val="22"/>
          <w:szCs w:val="22"/>
        </w:rPr>
        <w:commentReference w:id="36"/>
      </w:r>
      <w:commentRangeEnd w:id="37"/>
      <w:r>
        <w:rPr>
          <w:rStyle w:val="CommentReference"/>
          <w:sz w:val="22"/>
          <w:szCs w:val="22"/>
        </w:rPr>
        <w:commentReference w:id="37"/>
      </w:r>
      <w:commentRangeEnd w:id="38"/>
      <w:r>
        <w:rPr>
          <w:rStyle w:val="CommentReference"/>
          <w:sz w:val="22"/>
          <w:szCs w:val="22"/>
        </w:rPr>
        <w:commentReference w:id="38"/>
      </w:r>
      <w:r>
        <w:t xml:space="preserve"> audit compliance</w:t>
      </w:r>
    </w:p>
    <w:p w14:paraId="002C4F76" w14:textId="77777777" w:rsidR="00FA4E34" w:rsidRDefault="00FA4E34">
      <w:pPr>
        <w:pStyle w:val="Heading3"/>
      </w:pPr>
    </w:p>
    <w:p w14:paraId="1849B4A7" w14:textId="5F43D2B8" w:rsidR="00BA1A62" w:rsidRPr="00BF745A" w:rsidRDefault="00FA4E34" w:rsidP="00BF745A">
      <w:pPr>
        <w:pStyle w:val="Heading3"/>
      </w:pPr>
      <w:bookmarkStart w:id="39" w:name="_Toc213923720"/>
      <w:r w:rsidRPr="00BF745A">
        <w:t xml:space="preserve">3.01.03 </w:t>
      </w:r>
      <w:r w:rsidR="00EC5FAA" w:rsidRPr="00BF745A">
        <w:t>NetSuite Orion</w:t>
      </w:r>
      <w:r w:rsidRPr="00BF745A">
        <w:t xml:space="preserve"> Solution</w:t>
      </w:r>
      <w:bookmarkEnd w:id="39"/>
    </w:p>
    <w:p w14:paraId="5EA4361F" w14:textId="09E5CF09" w:rsidR="00BA1A62" w:rsidRDefault="00EC5FAA" w:rsidP="00B41E21">
      <w:pPr>
        <w:spacing w:after="160" w:line="278" w:lineRule="auto"/>
      </w:pPr>
      <w:r>
        <w:t>NetSuite Orion</w:t>
      </w:r>
      <w:r w:rsidR="00FA4E34">
        <w:t xml:space="preserve"> addresses Pivot Interiors' warehouse management challenges through lot-numbered inventory tracking and flexible bin management. The solution eliminates the need for 900,000+ separate locations while providing robust location tracking capabilities.</w:t>
      </w:r>
    </w:p>
    <w:p w14:paraId="5CBD19BA" w14:textId="77777777" w:rsidR="00BA1A62" w:rsidRDefault="00FA4E34">
      <w:pPr>
        <w:spacing w:after="100"/>
      </w:pPr>
      <w:r>
        <w:rPr>
          <w:b/>
          <w:bCs/>
        </w:rPr>
        <w:t>Key Capabilities:</w:t>
      </w:r>
    </w:p>
    <w:p w14:paraId="5D90E5EF" w14:textId="77777777" w:rsidR="00BA1A62" w:rsidRDefault="00FA4E34" w:rsidP="00622EFA">
      <w:pPr>
        <w:pStyle w:val="ListParagraph"/>
        <w:numPr>
          <w:ilvl w:val="0"/>
          <w:numId w:val="2"/>
        </w:numPr>
        <w:ind w:left="360"/>
      </w:pPr>
      <w:r>
        <w:t>Lot-numbered inventory provides complete traceability for cost and location tracking without creating excessive system locations</w:t>
      </w:r>
    </w:p>
    <w:p w14:paraId="1AD1FB36" w14:textId="77777777" w:rsidR="00BA1A62" w:rsidRDefault="00FA4E34" w:rsidP="00622EFA">
      <w:pPr>
        <w:pStyle w:val="ListParagraph"/>
        <w:numPr>
          <w:ilvl w:val="0"/>
          <w:numId w:val="2"/>
        </w:numPr>
        <w:ind w:left="360"/>
      </w:pPr>
      <w:r>
        <w:t xml:space="preserve">Single </w:t>
      </w:r>
      <w:proofErr w:type="gramStart"/>
      <w:r>
        <w:t>product</w:t>
      </w:r>
      <w:proofErr w:type="gramEnd"/>
      <w:r>
        <w:t xml:space="preserve"> can be received to multiple bin locations with drag-and-drop assignment</w:t>
      </w:r>
    </w:p>
    <w:p w14:paraId="049F03FD" w14:textId="77777777" w:rsidR="00BA1A62" w:rsidRDefault="00FA4E34" w:rsidP="00622EFA">
      <w:pPr>
        <w:pStyle w:val="ListParagraph"/>
        <w:numPr>
          <w:ilvl w:val="0"/>
          <w:numId w:val="2"/>
        </w:numPr>
        <w:ind w:left="360"/>
      </w:pPr>
      <w:r>
        <w:t>Virtual locations support different inventory types (pre-sold, showroom, damaged/return, third-party warehouses)</w:t>
      </w:r>
    </w:p>
    <w:p w14:paraId="6368AB51" w14:textId="77777777" w:rsidR="00BA1A62" w:rsidRDefault="00FA4E34" w:rsidP="00622EFA">
      <w:pPr>
        <w:pStyle w:val="ListParagraph"/>
        <w:numPr>
          <w:ilvl w:val="0"/>
          <w:numId w:val="2"/>
        </w:numPr>
        <w:ind w:left="360"/>
      </w:pPr>
      <w:r>
        <w:t>Inventory adjustments support mystery product handling with ability to assign part numbers</w:t>
      </w:r>
    </w:p>
    <w:p w14:paraId="15CC38D6" w14:textId="77777777" w:rsidR="00BA1A62" w:rsidRDefault="00FA4E34" w:rsidP="00622EFA">
      <w:pPr>
        <w:pStyle w:val="ListParagraph"/>
        <w:numPr>
          <w:ilvl w:val="0"/>
          <w:numId w:val="2"/>
        </w:numPr>
        <w:ind w:left="360"/>
      </w:pPr>
      <w:r>
        <w:t>Comprehensive inventory valuation reporting by location</w:t>
      </w:r>
    </w:p>
    <w:p w14:paraId="56AD30FF" w14:textId="6A697279" w:rsidR="00BA1A62" w:rsidRDefault="267B0F5A" w:rsidP="00622EFA">
      <w:pPr>
        <w:pStyle w:val="ListParagraph"/>
        <w:numPr>
          <w:ilvl w:val="0"/>
          <w:numId w:val="2"/>
        </w:numPr>
        <w:spacing w:after="200"/>
        <w:ind w:left="360"/>
      </w:pPr>
      <w:commentRangeStart w:id="40"/>
      <w:commentRangeStart w:id="41"/>
      <w:commentRangeStart w:id="42"/>
      <w:commentRangeStart w:id="43"/>
      <w:commentRangeStart w:id="44"/>
      <w:r>
        <w:t xml:space="preserve">Future </w:t>
      </w:r>
      <w:r w:rsidR="00FA4E34">
        <w:t>Integration potential with CAM (Client Asset Management) for client-owned storage</w:t>
      </w:r>
      <w:r w:rsidR="00162779">
        <w:t>,</w:t>
      </w:r>
      <w:r w:rsidR="00FA4E34">
        <w:t xml:space="preserve"> </w:t>
      </w:r>
      <w:proofErr w:type="gramStart"/>
      <w:r w:rsidR="00FA4E34">
        <w:t>similar to</w:t>
      </w:r>
      <w:proofErr w:type="gramEnd"/>
      <w:r w:rsidR="00FA4E34">
        <w:t xml:space="preserve"> SnapTracker functionality</w:t>
      </w:r>
      <w:r w:rsidR="0A032834">
        <w:t xml:space="preserve"> </w:t>
      </w:r>
      <w:commentRangeEnd w:id="40"/>
      <w:r w:rsidR="001A2B19">
        <w:rPr>
          <w:rStyle w:val="CommentReference"/>
          <w:sz w:val="22"/>
          <w:szCs w:val="22"/>
        </w:rPr>
        <w:commentReference w:id="40"/>
      </w:r>
      <w:commentRangeEnd w:id="41"/>
      <w:proofErr w:type="spellStart"/>
      <w:r>
        <w:rPr>
          <w:rStyle w:val="CommentReference"/>
          <w:sz w:val="22"/>
          <w:szCs w:val="22"/>
        </w:rPr>
        <w:commentReference w:id="41"/>
      </w:r>
      <w:commentRangeEnd w:id="42"/>
      <w:r>
        <w:rPr>
          <w:rStyle w:val="CommentReference"/>
          <w:sz w:val="22"/>
          <w:szCs w:val="22"/>
        </w:rPr>
        <w:commentReference w:id="42"/>
      </w:r>
      <w:commentRangeEnd w:id="43"/>
      <w:r>
        <w:rPr>
          <w:rStyle w:val="CommentReference"/>
          <w:sz w:val="22"/>
          <w:szCs w:val="22"/>
        </w:rPr>
        <w:commentReference w:id="43"/>
      </w:r>
      <w:commentRangeEnd w:id="44"/>
      <w:r>
        <w:rPr>
          <w:rStyle w:val="CommentReference"/>
          <w:sz w:val="22"/>
          <w:szCs w:val="22"/>
        </w:rPr>
        <w:commentReference w:id="44"/>
      </w:r>
      <w:r w:rsidR="00D15584">
        <w:t>Snaptracker</w:t>
      </w:r>
      <w:proofErr w:type="spellEnd"/>
      <w:r w:rsidR="00D15584">
        <w:t xml:space="preserve"> will not be integrated with Orion.  RF Smart probable solution with their License Plating functionality</w:t>
      </w:r>
    </w:p>
    <w:p w14:paraId="2F04C17C" w14:textId="77777777" w:rsidR="002E052E" w:rsidRDefault="002E052E" w:rsidP="002E052E">
      <w:pPr>
        <w:spacing w:after="200"/>
      </w:pPr>
    </w:p>
    <w:p w14:paraId="4D3D9CE0" w14:textId="77777777" w:rsidR="00BA1A62" w:rsidRDefault="00FA4E34" w:rsidP="00BF745A">
      <w:pPr>
        <w:pStyle w:val="Heading3"/>
      </w:pPr>
      <w:bookmarkStart w:id="45" w:name="_Toc213923721"/>
      <w:r>
        <w:t>3.01.04 Future State Process</w:t>
      </w:r>
      <w:bookmarkEnd w:id="45"/>
    </w:p>
    <w:p w14:paraId="4FB808FA" w14:textId="610F5E3F" w:rsidR="00BA1A62" w:rsidRDefault="00FA4E34">
      <w:pPr>
        <w:spacing w:after="200"/>
      </w:pPr>
      <w:r>
        <w:t xml:space="preserve">With </w:t>
      </w:r>
      <w:r w:rsidR="005F2F10">
        <w:t>NetSuite Orion</w:t>
      </w:r>
      <w:r>
        <w:t xml:space="preserve"> implementation, Pivot Interiors will consolidate warehouse management into a single system with streamlined receiving and location tracking:</w:t>
      </w:r>
    </w:p>
    <w:p w14:paraId="623D4339" w14:textId="77777777" w:rsidR="00BA1A62" w:rsidRDefault="00FA4E34" w:rsidP="00622EFA">
      <w:pPr>
        <w:pStyle w:val="ListParagraph"/>
        <w:numPr>
          <w:ilvl w:val="0"/>
          <w:numId w:val="2"/>
        </w:numPr>
        <w:ind w:left="360"/>
      </w:pPr>
      <w:r>
        <w:t>Product arrives at warehouse and is received in NetSuite with lot number assignment</w:t>
      </w:r>
    </w:p>
    <w:p w14:paraId="6348CAD4" w14:textId="77777777" w:rsidR="00BA1A62" w:rsidRDefault="00FA4E34" w:rsidP="00622EFA">
      <w:pPr>
        <w:pStyle w:val="ListParagraph"/>
        <w:numPr>
          <w:ilvl w:val="0"/>
          <w:numId w:val="2"/>
        </w:numPr>
        <w:ind w:left="360"/>
      </w:pPr>
      <w:r>
        <w:t>Warehouse staff uses drag-and-drop interface to assign products to bin locations (including multiple bins for items like conference tables)</w:t>
      </w:r>
    </w:p>
    <w:p w14:paraId="7A9A2125" w14:textId="2839067A" w:rsidR="00BA1A62" w:rsidRDefault="00FA4E34" w:rsidP="00622EFA">
      <w:pPr>
        <w:pStyle w:val="ListParagraph"/>
        <w:numPr>
          <w:ilvl w:val="0"/>
          <w:numId w:val="2"/>
        </w:numPr>
        <w:ind w:left="360"/>
      </w:pPr>
      <w:commentRangeStart w:id="46"/>
      <w:commentRangeStart w:id="47"/>
      <w:commentRangeStart w:id="48"/>
      <w:commentRangeStart w:id="49"/>
      <w:r>
        <w:t>Financial receiving triggered manually approximately 7 days after vendor invoice to maintain audit compliance</w:t>
      </w:r>
      <w:commentRangeEnd w:id="46"/>
      <w:r w:rsidR="00654365">
        <w:rPr>
          <w:rStyle w:val="CommentReference"/>
          <w:sz w:val="22"/>
          <w:szCs w:val="22"/>
        </w:rPr>
        <w:commentReference w:id="46"/>
      </w:r>
      <w:commentRangeEnd w:id="47"/>
      <w:r>
        <w:rPr>
          <w:rStyle w:val="CommentReference"/>
          <w:sz w:val="22"/>
          <w:szCs w:val="22"/>
        </w:rPr>
        <w:commentReference w:id="47"/>
      </w:r>
      <w:commentRangeEnd w:id="48"/>
      <w:r>
        <w:rPr>
          <w:rStyle w:val="CommentReference"/>
          <w:sz w:val="22"/>
          <w:szCs w:val="22"/>
        </w:rPr>
        <w:commentReference w:id="48"/>
      </w:r>
      <w:commentRangeEnd w:id="49"/>
      <w:r>
        <w:rPr>
          <w:rStyle w:val="CommentReference"/>
          <w:sz w:val="22"/>
          <w:szCs w:val="22"/>
        </w:rPr>
        <w:commentReference w:id="49"/>
      </w:r>
    </w:p>
    <w:p w14:paraId="05F68B7F" w14:textId="77777777" w:rsidR="00BA1A62" w:rsidRDefault="00FA4E34" w:rsidP="00622EFA">
      <w:pPr>
        <w:pStyle w:val="ListParagraph"/>
        <w:numPr>
          <w:ilvl w:val="0"/>
          <w:numId w:val="2"/>
        </w:numPr>
        <w:ind w:left="360"/>
      </w:pPr>
      <w:r>
        <w:t>Mystery products assigned to dedicated location with inventory adjustments used when products are later identified</w:t>
      </w:r>
    </w:p>
    <w:p w14:paraId="5E522EC6" w14:textId="77777777" w:rsidR="00BA1A62" w:rsidRDefault="00FA4E34" w:rsidP="00622EFA">
      <w:pPr>
        <w:pStyle w:val="ListParagraph"/>
        <w:numPr>
          <w:ilvl w:val="0"/>
          <w:numId w:val="2"/>
        </w:numPr>
        <w:ind w:left="360"/>
      </w:pPr>
      <w:r>
        <w:t>All location-based reporting available in real-time from single system</w:t>
      </w:r>
    </w:p>
    <w:p w14:paraId="11D93F25" w14:textId="2DEB9DDB" w:rsidR="00BA1A62" w:rsidRDefault="00FA4E34" w:rsidP="00622EFA">
      <w:pPr>
        <w:pStyle w:val="ListParagraph"/>
        <w:numPr>
          <w:ilvl w:val="0"/>
          <w:numId w:val="2"/>
        </w:numPr>
        <w:ind w:left="360"/>
      </w:pPr>
      <w:commentRangeStart w:id="50"/>
      <w:commentRangeStart w:id="51"/>
      <w:commentRangeStart w:id="52"/>
      <w:commentRangeStart w:id="53"/>
      <w:commentRangeStart w:id="54"/>
      <w:commentRangeStart w:id="55"/>
      <w:r>
        <w:t>Audit trails maintained automatically through system tracking</w:t>
      </w:r>
      <w:commentRangeEnd w:id="50"/>
      <w:r w:rsidR="005E1740">
        <w:rPr>
          <w:rStyle w:val="CommentReference"/>
          <w:sz w:val="22"/>
          <w:szCs w:val="22"/>
        </w:rPr>
        <w:commentReference w:id="50"/>
      </w:r>
      <w:commentRangeEnd w:id="51"/>
      <w:r>
        <w:rPr>
          <w:rStyle w:val="CommentReference"/>
          <w:sz w:val="22"/>
          <w:szCs w:val="22"/>
        </w:rPr>
        <w:commentReference w:id="51"/>
      </w:r>
      <w:commentRangeEnd w:id="52"/>
      <w:r>
        <w:rPr>
          <w:rStyle w:val="CommentReference"/>
          <w:sz w:val="22"/>
          <w:szCs w:val="22"/>
        </w:rPr>
        <w:commentReference w:id="52"/>
      </w:r>
      <w:commentRangeEnd w:id="53"/>
      <w:r>
        <w:rPr>
          <w:rStyle w:val="CommentReference"/>
          <w:sz w:val="22"/>
          <w:szCs w:val="22"/>
        </w:rPr>
        <w:commentReference w:id="53"/>
      </w:r>
      <w:commentRangeEnd w:id="54"/>
      <w:r w:rsidR="00E90505">
        <w:rPr>
          <w:rStyle w:val="CommentReference"/>
          <w:sz w:val="22"/>
          <w:szCs w:val="22"/>
        </w:rPr>
        <w:commentReference w:id="54"/>
      </w:r>
      <w:commentRangeEnd w:id="55"/>
      <w:r w:rsidR="0001268F">
        <w:rPr>
          <w:rStyle w:val="CommentReference"/>
          <w:sz w:val="22"/>
          <w:szCs w:val="22"/>
        </w:rPr>
        <w:commentReference w:id="55"/>
      </w:r>
      <w:r w:rsidR="00D15584">
        <w:t xml:space="preserve">.  NetSuite Orion provides 360 </w:t>
      </w:r>
      <w:proofErr w:type="gramStart"/>
      <w:r w:rsidR="00D15584">
        <w:t>view</w:t>
      </w:r>
      <w:proofErr w:type="gramEnd"/>
      <w:r w:rsidR="00D15584">
        <w:t xml:space="preserve"> of item transactions</w:t>
      </w:r>
      <w:r w:rsidR="00085D7D">
        <w:t xml:space="preserve">.  Custom reporting </w:t>
      </w:r>
      <w:proofErr w:type="gramStart"/>
      <w:r w:rsidR="00085D7D">
        <w:t>possible</w:t>
      </w:r>
      <w:proofErr w:type="gramEnd"/>
      <w:r w:rsidR="00085D7D">
        <w:t xml:space="preserve"> to meet business requirements.</w:t>
      </w:r>
    </w:p>
    <w:p w14:paraId="5658206B" w14:textId="77777777" w:rsidR="00BA1A62" w:rsidRDefault="00FA4E34" w:rsidP="00622EFA">
      <w:pPr>
        <w:pStyle w:val="ListParagraph"/>
        <w:numPr>
          <w:ilvl w:val="0"/>
          <w:numId w:val="2"/>
        </w:numPr>
        <w:spacing w:after="200"/>
        <w:ind w:left="360"/>
      </w:pPr>
      <w:r>
        <w:t>Client-owned storage potentially managed through CAM integration (Phase 2 consideration)</w:t>
      </w:r>
    </w:p>
    <w:p w14:paraId="20C0D1AC" w14:textId="024D0E58" w:rsidR="00D15584" w:rsidRDefault="00D15584" w:rsidP="00622EFA">
      <w:pPr>
        <w:pStyle w:val="ListParagraph"/>
        <w:numPr>
          <w:ilvl w:val="0"/>
          <w:numId w:val="2"/>
        </w:numPr>
        <w:spacing w:after="200"/>
        <w:ind w:left="360"/>
      </w:pPr>
      <w:r>
        <w:t>Current release of Orion will generate ASN’s</w:t>
      </w:r>
    </w:p>
    <w:p w14:paraId="3C429D92" w14:textId="77777777" w:rsidR="005F2F10" w:rsidRDefault="005F2F10" w:rsidP="005F2F10">
      <w:pPr>
        <w:spacing w:after="200"/>
      </w:pPr>
    </w:p>
    <w:p w14:paraId="0DE088A2" w14:textId="7CC89B37" w:rsidR="00BA1A62" w:rsidRPr="00BF745A" w:rsidRDefault="00FA4E34" w:rsidP="00BF745A">
      <w:pPr>
        <w:pStyle w:val="Heading3"/>
      </w:pPr>
      <w:bookmarkStart w:id="57" w:name="_Toc213923722"/>
      <w:r w:rsidRPr="00BF745A">
        <w:t xml:space="preserve">3.01.05 </w:t>
      </w:r>
      <w:r w:rsidR="005F2F10" w:rsidRPr="00BF745A">
        <w:t>Decision Matrix</w:t>
      </w:r>
      <w:bookmarkEnd w:id="57"/>
    </w:p>
    <w:p w14:paraId="00D96A1C" w14:textId="77777777" w:rsidR="00D11BFB" w:rsidRDefault="00D11BFB" w:rsidP="00D11BFB">
      <w:pPr>
        <w:pStyle w:val="HeadingDLH"/>
      </w:pP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876"/>
        <w:gridCol w:w="1590"/>
        <w:gridCol w:w="4756"/>
        <w:gridCol w:w="1794"/>
      </w:tblGrid>
      <w:tr w:rsidR="00D11BFB" w:rsidRPr="00192729" w14:paraId="59F25493" w14:textId="77777777" w:rsidTr="007120B6">
        <w:trPr>
          <w:tblHeader/>
          <w:tblCellSpacing w:w="15" w:type="dxa"/>
        </w:trPr>
        <w:tc>
          <w:tcPr>
            <w:tcW w:w="0" w:type="auto"/>
            <w:vAlign w:val="center"/>
            <w:hideMark/>
          </w:tcPr>
          <w:p w14:paraId="2FC877E9" w14:textId="77777777" w:rsidR="00D11BFB" w:rsidRPr="006D6896" w:rsidRDefault="00D11BFB" w:rsidP="007120B6">
            <w:pPr>
              <w:rPr>
                <w:b/>
                <w:bCs/>
              </w:rPr>
            </w:pPr>
            <w:r w:rsidRPr="006D6896">
              <w:rPr>
                <w:b/>
                <w:bCs/>
              </w:rPr>
              <w:t>Req #</w:t>
            </w:r>
          </w:p>
        </w:tc>
        <w:tc>
          <w:tcPr>
            <w:tcW w:w="0" w:type="auto"/>
            <w:vAlign w:val="center"/>
            <w:hideMark/>
          </w:tcPr>
          <w:p w14:paraId="38ACE0EA" w14:textId="77777777" w:rsidR="00D11BFB" w:rsidRPr="00192729" w:rsidRDefault="00D11BFB" w:rsidP="007120B6">
            <w:pPr>
              <w:rPr>
                <w:b/>
                <w:bCs/>
              </w:rPr>
            </w:pPr>
            <w:r w:rsidRPr="00192729">
              <w:rPr>
                <w:b/>
                <w:bCs/>
              </w:rPr>
              <w:t>Requirement Name</w:t>
            </w:r>
          </w:p>
        </w:tc>
        <w:tc>
          <w:tcPr>
            <w:tcW w:w="0" w:type="auto"/>
            <w:vAlign w:val="center"/>
            <w:hideMark/>
          </w:tcPr>
          <w:p w14:paraId="5B3D49FC" w14:textId="77777777" w:rsidR="00D11BFB" w:rsidRPr="00192729" w:rsidRDefault="00D11BFB" w:rsidP="007120B6">
            <w:pPr>
              <w:rPr>
                <w:b/>
                <w:bCs/>
              </w:rPr>
            </w:pPr>
            <w:r>
              <w:rPr>
                <w:b/>
                <w:bCs/>
              </w:rPr>
              <w:t>Info</w:t>
            </w:r>
          </w:p>
        </w:tc>
        <w:tc>
          <w:tcPr>
            <w:tcW w:w="0" w:type="auto"/>
            <w:vAlign w:val="center"/>
            <w:hideMark/>
          </w:tcPr>
          <w:p w14:paraId="594C29F4" w14:textId="77777777" w:rsidR="00D11BFB" w:rsidRPr="00192729" w:rsidRDefault="00D11BFB" w:rsidP="007120B6">
            <w:pPr>
              <w:rPr>
                <w:b/>
                <w:bCs/>
              </w:rPr>
            </w:pPr>
            <w:r w:rsidRPr="00192729">
              <w:rPr>
                <w:b/>
                <w:bCs/>
              </w:rPr>
              <w:t>Implementation Approach</w:t>
            </w:r>
          </w:p>
        </w:tc>
      </w:tr>
      <w:tr w:rsidR="006D6896" w:rsidRPr="00192729" w14:paraId="10D1A384" w14:textId="77777777" w:rsidTr="007120B6">
        <w:trPr>
          <w:tblCellSpacing w:w="15" w:type="dxa"/>
        </w:trPr>
        <w:tc>
          <w:tcPr>
            <w:tcW w:w="0" w:type="auto"/>
            <w:vAlign w:val="center"/>
            <w:hideMark/>
          </w:tcPr>
          <w:p w14:paraId="40A36A90" w14:textId="5C6E0342" w:rsidR="006D6896" w:rsidRPr="006D6896" w:rsidRDefault="006D6896" w:rsidP="006D6896">
            <w:pPr>
              <w:rPr>
                <w:b/>
                <w:bCs/>
              </w:rPr>
            </w:pPr>
            <w:r w:rsidRPr="006D6896">
              <w:rPr>
                <w:rStyle w:val="font-bold"/>
                <w:b/>
                <w:bCs/>
                <w:bdr w:val="single" w:sz="2" w:space="0" w:color="E5E7EB" w:frame="1"/>
              </w:rPr>
              <w:t>REQ-3.01.01</w:t>
            </w:r>
          </w:p>
        </w:tc>
        <w:tc>
          <w:tcPr>
            <w:tcW w:w="0" w:type="auto"/>
            <w:vAlign w:val="center"/>
            <w:hideMark/>
          </w:tcPr>
          <w:p w14:paraId="583BE403" w14:textId="5C2ACF8B" w:rsidR="006D6896" w:rsidRPr="006D6896" w:rsidRDefault="006D6896" w:rsidP="006D6896">
            <w:r w:rsidRPr="006D6896">
              <w:rPr>
                <w:rStyle w:val="font-semibold"/>
                <w:color w:val="111827"/>
                <w:bdr w:val="single" w:sz="2" w:space="0" w:color="E5E7EB" w:frame="1"/>
              </w:rPr>
              <w:t>Lot-numbered inventory tracking</w:t>
            </w:r>
          </w:p>
        </w:tc>
        <w:tc>
          <w:tcPr>
            <w:tcW w:w="0" w:type="auto"/>
            <w:vAlign w:val="center"/>
            <w:hideMark/>
          </w:tcPr>
          <w:p w14:paraId="0CA72ECB" w14:textId="5FA4F165" w:rsidR="006D6896" w:rsidRPr="006D6896" w:rsidRDefault="006D6896" w:rsidP="006D6896">
            <w:r w:rsidRPr="006D6896">
              <w:rPr>
                <w:color w:val="374151"/>
              </w:rPr>
              <w:t>Cost traceability and product location management using lot numbers to eliminate 900,000+ separate locations while maintaining full traceability.</w:t>
            </w:r>
          </w:p>
        </w:tc>
        <w:tc>
          <w:tcPr>
            <w:tcW w:w="0" w:type="auto"/>
            <w:vAlign w:val="center"/>
            <w:hideMark/>
          </w:tcPr>
          <w:p w14:paraId="04BAE436" w14:textId="4C5DD2D5" w:rsidR="006D6896" w:rsidRPr="006D6896" w:rsidRDefault="006D6896" w:rsidP="006D6896">
            <w:r w:rsidRPr="006D6896">
              <w:rPr>
                <w:rStyle w:val="font-semibold"/>
                <w:color w:val="111827"/>
                <w:bdr w:val="single" w:sz="2" w:space="0" w:color="E5E7EB" w:frame="1"/>
              </w:rPr>
              <w:t>Align</w:t>
            </w:r>
          </w:p>
        </w:tc>
      </w:tr>
      <w:tr w:rsidR="006D6896" w:rsidRPr="00192729" w14:paraId="4A2349DA" w14:textId="77777777" w:rsidTr="007120B6">
        <w:trPr>
          <w:tblCellSpacing w:w="15" w:type="dxa"/>
        </w:trPr>
        <w:tc>
          <w:tcPr>
            <w:tcW w:w="0" w:type="auto"/>
            <w:vAlign w:val="center"/>
            <w:hideMark/>
          </w:tcPr>
          <w:p w14:paraId="557AC5C2" w14:textId="079565A8" w:rsidR="006D6896" w:rsidRPr="006D6896" w:rsidRDefault="006D6896" w:rsidP="006D6896">
            <w:pPr>
              <w:rPr>
                <w:b/>
                <w:bCs/>
              </w:rPr>
            </w:pPr>
            <w:r w:rsidRPr="006D6896">
              <w:rPr>
                <w:rStyle w:val="font-bold"/>
                <w:b/>
                <w:bCs/>
                <w:bdr w:val="single" w:sz="2" w:space="0" w:color="E5E7EB" w:frame="1"/>
              </w:rPr>
              <w:t>REQ-3.01.02</w:t>
            </w:r>
          </w:p>
        </w:tc>
        <w:tc>
          <w:tcPr>
            <w:tcW w:w="0" w:type="auto"/>
            <w:vAlign w:val="center"/>
            <w:hideMark/>
          </w:tcPr>
          <w:p w14:paraId="62019644" w14:textId="331F6CF8" w:rsidR="006D6896" w:rsidRPr="006D6896" w:rsidRDefault="006D6896" w:rsidP="006D6896">
            <w:r w:rsidRPr="006D6896">
              <w:rPr>
                <w:rStyle w:val="font-semibold"/>
                <w:color w:val="111827"/>
                <w:bdr w:val="single" w:sz="2" w:space="0" w:color="E5E7EB" w:frame="1"/>
              </w:rPr>
              <w:t xml:space="preserve">Multiple </w:t>
            </w:r>
            <w:proofErr w:type="gramStart"/>
            <w:r w:rsidRPr="006D6896">
              <w:rPr>
                <w:rStyle w:val="font-semibold"/>
                <w:color w:val="111827"/>
                <w:bdr w:val="single" w:sz="2" w:space="0" w:color="E5E7EB" w:frame="1"/>
              </w:rPr>
              <w:t>bin</w:t>
            </w:r>
            <w:proofErr w:type="gramEnd"/>
            <w:r w:rsidRPr="006D6896">
              <w:rPr>
                <w:rStyle w:val="font-semibold"/>
                <w:color w:val="111827"/>
                <w:bdr w:val="single" w:sz="2" w:space="0" w:color="E5E7EB" w:frame="1"/>
              </w:rPr>
              <w:t xml:space="preserve"> receiving</w:t>
            </w:r>
          </w:p>
        </w:tc>
        <w:tc>
          <w:tcPr>
            <w:tcW w:w="0" w:type="auto"/>
            <w:vAlign w:val="center"/>
            <w:hideMark/>
          </w:tcPr>
          <w:p w14:paraId="71EE9308" w14:textId="4EDFF76A" w:rsidR="006D6896" w:rsidRPr="006D6896" w:rsidRDefault="006D6896" w:rsidP="006D6896">
            <w:r w:rsidRPr="006D6896">
              <w:rPr>
                <w:color w:val="374151"/>
              </w:rPr>
              <w:t>Ability to receive single products to multiple bin locations for items like conference tables with separate bases and tops using drag-and-drop assignment.</w:t>
            </w:r>
          </w:p>
        </w:tc>
        <w:tc>
          <w:tcPr>
            <w:tcW w:w="0" w:type="auto"/>
            <w:vAlign w:val="center"/>
            <w:hideMark/>
          </w:tcPr>
          <w:p w14:paraId="688B7C0F" w14:textId="4B414500" w:rsidR="006D6896" w:rsidRPr="006D6896" w:rsidRDefault="006D6896" w:rsidP="006D6896">
            <w:r w:rsidRPr="006D6896">
              <w:rPr>
                <w:rStyle w:val="font-semibold"/>
                <w:color w:val="111827"/>
                <w:bdr w:val="single" w:sz="2" w:space="0" w:color="E5E7EB" w:frame="1"/>
              </w:rPr>
              <w:t>Align</w:t>
            </w:r>
          </w:p>
        </w:tc>
      </w:tr>
      <w:tr w:rsidR="006D6896" w:rsidRPr="00192729" w14:paraId="74835CDA" w14:textId="77777777" w:rsidTr="007120B6">
        <w:trPr>
          <w:tblCellSpacing w:w="15" w:type="dxa"/>
        </w:trPr>
        <w:tc>
          <w:tcPr>
            <w:tcW w:w="0" w:type="auto"/>
            <w:vAlign w:val="center"/>
            <w:hideMark/>
          </w:tcPr>
          <w:p w14:paraId="46D51A72" w14:textId="189FD2D9" w:rsidR="006D6896" w:rsidRPr="006D6896" w:rsidRDefault="006D6896" w:rsidP="006D6896">
            <w:pPr>
              <w:rPr>
                <w:b/>
                <w:bCs/>
              </w:rPr>
            </w:pPr>
            <w:r w:rsidRPr="006D6896">
              <w:rPr>
                <w:rStyle w:val="font-bold"/>
                <w:b/>
                <w:bCs/>
                <w:bdr w:val="single" w:sz="2" w:space="0" w:color="E5E7EB" w:frame="1"/>
              </w:rPr>
              <w:t>REQ-3.01.03</w:t>
            </w:r>
          </w:p>
        </w:tc>
        <w:tc>
          <w:tcPr>
            <w:tcW w:w="0" w:type="auto"/>
            <w:vAlign w:val="center"/>
            <w:hideMark/>
          </w:tcPr>
          <w:p w14:paraId="7864509E" w14:textId="3316B9F7" w:rsidR="006D6896" w:rsidRPr="006D6896" w:rsidRDefault="006D6896" w:rsidP="006D6896">
            <w:r w:rsidRPr="006D6896">
              <w:rPr>
                <w:rStyle w:val="font-semibold"/>
                <w:color w:val="111827"/>
                <w:bdr w:val="single" w:sz="2" w:space="0" w:color="E5E7EB" w:frame="1"/>
              </w:rPr>
              <w:t>Virtual locations</w:t>
            </w:r>
          </w:p>
        </w:tc>
        <w:tc>
          <w:tcPr>
            <w:tcW w:w="0" w:type="auto"/>
            <w:vAlign w:val="center"/>
            <w:hideMark/>
          </w:tcPr>
          <w:p w14:paraId="3B75A8FF" w14:textId="4D82DC53" w:rsidR="006D6896" w:rsidRPr="006D6896" w:rsidRDefault="006D6896" w:rsidP="006D6896">
            <w:r w:rsidRPr="006D6896">
              <w:rPr>
                <w:color w:val="374151"/>
              </w:rPr>
              <w:t>Different inventory types including pre-sold inventory, showroom inventory, damaged/return inventory, and third-party warehouses.</w:t>
            </w:r>
          </w:p>
        </w:tc>
        <w:tc>
          <w:tcPr>
            <w:tcW w:w="0" w:type="auto"/>
            <w:vAlign w:val="center"/>
            <w:hideMark/>
          </w:tcPr>
          <w:p w14:paraId="2BE1122F" w14:textId="4E77990F" w:rsidR="006D6896" w:rsidRPr="006D6896" w:rsidRDefault="006D6896" w:rsidP="006D6896">
            <w:r w:rsidRPr="006D6896">
              <w:rPr>
                <w:rStyle w:val="font-semibold"/>
                <w:color w:val="111827"/>
                <w:bdr w:val="single" w:sz="2" w:space="0" w:color="E5E7EB" w:frame="1"/>
              </w:rPr>
              <w:t>Align</w:t>
            </w:r>
          </w:p>
        </w:tc>
      </w:tr>
      <w:tr w:rsidR="006D6896" w:rsidRPr="00192729" w14:paraId="56D73947" w14:textId="77777777" w:rsidTr="007120B6">
        <w:trPr>
          <w:tblCellSpacing w:w="15" w:type="dxa"/>
        </w:trPr>
        <w:tc>
          <w:tcPr>
            <w:tcW w:w="0" w:type="auto"/>
            <w:vAlign w:val="center"/>
            <w:hideMark/>
          </w:tcPr>
          <w:p w14:paraId="6E8E17D8" w14:textId="3E3426E3" w:rsidR="006D6896" w:rsidRPr="006D6896" w:rsidRDefault="006D6896" w:rsidP="006D6896">
            <w:pPr>
              <w:rPr>
                <w:b/>
                <w:bCs/>
              </w:rPr>
            </w:pPr>
            <w:r w:rsidRPr="006D6896">
              <w:rPr>
                <w:rStyle w:val="font-bold"/>
                <w:b/>
                <w:bCs/>
                <w:bdr w:val="single" w:sz="2" w:space="0" w:color="E5E7EB" w:frame="1"/>
              </w:rPr>
              <w:t>REQ-3.01.04</w:t>
            </w:r>
          </w:p>
        </w:tc>
        <w:tc>
          <w:tcPr>
            <w:tcW w:w="0" w:type="auto"/>
            <w:vAlign w:val="center"/>
            <w:hideMark/>
          </w:tcPr>
          <w:p w14:paraId="5C35B506" w14:textId="0ABE1A42" w:rsidR="006D6896" w:rsidRPr="006D6896" w:rsidRDefault="1167350E" w:rsidP="006D6896">
            <w:r w:rsidRPr="006D6896">
              <w:rPr>
                <w:rStyle w:val="font-semibold"/>
                <w:color w:val="111827"/>
                <w:bdr w:val="single" w:sz="2" w:space="0" w:color="E5E7EB" w:frame="1"/>
              </w:rPr>
              <w:t>Product Returning from Client</w:t>
            </w:r>
            <w:r w:rsidR="43C1E6E6" w:rsidRPr="006D6896">
              <w:rPr>
                <w:rStyle w:val="font-semibold"/>
                <w:color w:val="111827"/>
                <w:bdr w:val="single" w:sz="2" w:space="0" w:color="E5E7EB" w:frame="1"/>
              </w:rPr>
              <w:t xml:space="preserve"> handling</w:t>
            </w:r>
          </w:p>
        </w:tc>
        <w:tc>
          <w:tcPr>
            <w:tcW w:w="0" w:type="auto"/>
            <w:vAlign w:val="center"/>
            <w:hideMark/>
          </w:tcPr>
          <w:p w14:paraId="2338F91C" w14:textId="77777777" w:rsidR="006D6896" w:rsidRDefault="006D6896" w:rsidP="006D6896">
            <w:pPr>
              <w:rPr>
                <w:color w:val="374151"/>
              </w:rPr>
            </w:pPr>
            <w:r w:rsidRPr="006D6896">
              <w:rPr>
                <w:color w:val="374151"/>
              </w:rPr>
              <w:t xml:space="preserve">Support for unidentifiable products through inventory adjustments and dedicated locations. Create </w:t>
            </w:r>
            <w:commentRangeStart w:id="58"/>
            <w:commentRangeStart w:id="59"/>
            <w:commentRangeStart w:id="60"/>
            <w:commentRangeStart w:id="61"/>
            <w:r w:rsidRPr="006D6896">
              <w:rPr>
                <w:color w:val="374151"/>
              </w:rPr>
              <w:t xml:space="preserve">'Mystery Product' </w:t>
            </w:r>
            <w:commentRangeEnd w:id="58"/>
            <w:r w:rsidR="007C1622" w:rsidRPr="006D6896">
              <w:rPr>
                <w:rStyle w:val="CommentReference"/>
                <w:color w:val="374151"/>
                <w:sz w:val="22"/>
                <w:szCs w:val="22"/>
              </w:rPr>
              <w:commentReference w:id="58"/>
            </w:r>
            <w:commentRangeEnd w:id="59"/>
            <w:r w:rsidRPr="006D6896">
              <w:rPr>
                <w:rStyle w:val="CommentReference"/>
                <w:color w:val="374151"/>
                <w:sz w:val="22"/>
                <w:szCs w:val="22"/>
              </w:rPr>
              <w:commentReference w:id="59"/>
            </w:r>
            <w:commentRangeEnd w:id="60"/>
            <w:r w:rsidRPr="006D6896">
              <w:rPr>
                <w:rStyle w:val="CommentReference"/>
                <w:color w:val="374151"/>
                <w:sz w:val="22"/>
                <w:szCs w:val="22"/>
              </w:rPr>
              <w:commentReference w:id="60"/>
            </w:r>
            <w:commentRangeEnd w:id="61"/>
            <w:r w:rsidRPr="006D6896">
              <w:rPr>
                <w:rStyle w:val="CommentReference"/>
                <w:color w:val="374151"/>
                <w:sz w:val="22"/>
                <w:szCs w:val="22"/>
              </w:rPr>
              <w:commentReference w:id="61"/>
            </w:r>
            <w:r w:rsidRPr="006D6896">
              <w:rPr>
                <w:color w:val="374151"/>
              </w:rPr>
              <w:t>location and use adjustment workflow when products are later identified.</w:t>
            </w:r>
          </w:p>
          <w:p w14:paraId="7401FF81" w14:textId="77777777" w:rsidR="00085D7D" w:rsidRDefault="00085D7D" w:rsidP="006D6896">
            <w:pPr>
              <w:rPr>
                <w:color w:val="374151"/>
              </w:rPr>
            </w:pPr>
          </w:p>
          <w:p w14:paraId="46BB7C4A" w14:textId="77777777" w:rsidR="00085D7D" w:rsidRDefault="00085D7D" w:rsidP="006D6896">
            <w:pPr>
              <w:rPr>
                <w:color w:val="374151"/>
              </w:rPr>
            </w:pPr>
            <w:r>
              <w:rPr>
                <w:color w:val="374151"/>
              </w:rPr>
              <w:t>Provided NetSuite/Orion receiving transactions are completed, the client will have visibility to location within the warehouse.</w:t>
            </w:r>
          </w:p>
          <w:p w14:paraId="78BF50ED" w14:textId="77777777" w:rsidR="00085D7D" w:rsidRDefault="00085D7D" w:rsidP="006D6896"/>
          <w:p w14:paraId="136E9541" w14:textId="2AF9CA0D" w:rsidR="00085D7D" w:rsidRPr="006D6896" w:rsidRDefault="00085D7D" w:rsidP="006D6896">
            <w:r>
              <w:t>If time to research is needed, item(s) can be moved into a “Mystery” bin in Orion until reconciliation is complete.  If not found, can be removed from inventory using Inventory Adjustment functionality</w:t>
            </w:r>
          </w:p>
        </w:tc>
        <w:tc>
          <w:tcPr>
            <w:tcW w:w="0" w:type="auto"/>
            <w:vAlign w:val="center"/>
            <w:hideMark/>
          </w:tcPr>
          <w:p w14:paraId="14608B93" w14:textId="58CB3C9B" w:rsidR="006D6896" w:rsidRPr="006D6896" w:rsidRDefault="006D6896" w:rsidP="006D6896">
            <w:r w:rsidRPr="006D6896">
              <w:rPr>
                <w:rStyle w:val="font-semibold"/>
                <w:color w:val="111827"/>
                <w:bdr w:val="single" w:sz="2" w:space="0" w:color="E5E7EB" w:frame="1"/>
              </w:rPr>
              <w:t>Adapt</w:t>
            </w:r>
          </w:p>
        </w:tc>
      </w:tr>
      <w:tr w:rsidR="006D6896" w:rsidRPr="00192729" w14:paraId="05D9AF0F" w14:textId="77777777" w:rsidTr="007120B6">
        <w:trPr>
          <w:tblCellSpacing w:w="15" w:type="dxa"/>
        </w:trPr>
        <w:tc>
          <w:tcPr>
            <w:tcW w:w="0" w:type="auto"/>
            <w:vAlign w:val="center"/>
            <w:hideMark/>
          </w:tcPr>
          <w:p w14:paraId="19BD3F73" w14:textId="5AFDCCB7" w:rsidR="006D6896" w:rsidRPr="006D6896" w:rsidRDefault="006D6896" w:rsidP="006D6896">
            <w:pPr>
              <w:rPr>
                <w:b/>
                <w:bCs/>
              </w:rPr>
            </w:pPr>
            <w:r w:rsidRPr="006D6896">
              <w:rPr>
                <w:rStyle w:val="font-bold"/>
                <w:b/>
                <w:bCs/>
                <w:bdr w:val="single" w:sz="2" w:space="0" w:color="E5E7EB" w:frame="1"/>
              </w:rPr>
              <w:t>REQ-3.01.05</w:t>
            </w:r>
          </w:p>
        </w:tc>
        <w:tc>
          <w:tcPr>
            <w:tcW w:w="0" w:type="auto"/>
            <w:vAlign w:val="center"/>
            <w:hideMark/>
          </w:tcPr>
          <w:p w14:paraId="0C37CC6A" w14:textId="78787007" w:rsidR="006D6896" w:rsidRPr="006D6896" w:rsidRDefault="006D6896" w:rsidP="006D6896">
            <w:r w:rsidRPr="006D6896">
              <w:rPr>
                <w:rStyle w:val="font-semibold"/>
                <w:color w:val="111827"/>
                <w:bdr w:val="single" w:sz="2" w:space="0" w:color="E5E7EB" w:frame="1"/>
              </w:rPr>
              <w:t>Manual receiving triggers</w:t>
            </w:r>
          </w:p>
        </w:tc>
        <w:tc>
          <w:tcPr>
            <w:tcW w:w="0" w:type="auto"/>
            <w:vAlign w:val="center"/>
            <w:hideMark/>
          </w:tcPr>
          <w:p w14:paraId="26A4859B" w14:textId="77777777" w:rsidR="006D6896" w:rsidRDefault="006D6896" w:rsidP="006D6896">
            <w:pPr>
              <w:rPr>
                <w:color w:val="374151"/>
              </w:rPr>
            </w:pPr>
            <w:commentRangeStart w:id="62"/>
            <w:commentRangeStart w:id="63"/>
            <w:commentRangeStart w:id="64"/>
            <w:r w:rsidRPr="006D6896">
              <w:rPr>
                <w:color w:val="374151"/>
              </w:rPr>
              <w:t>Maintain audit trail compliance with products received approximately 7 days after vendor invoice for liability tracking. Manual approval/trigger for item receipt transactions.</w:t>
            </w:r>
            <w:commentRangeEnd w:id="62"/>
            <w:r w:rsidR="00616191">
              <w:rPr>
                <w:rStyle w:val="CommentReference"/>
                <w:color w:val="374151"/>
                <w:sz w:val="22"/>
                <w:szCs w:val="22"/>
              </w:rPr>
              <w:commentReference w:id="62"/>
            </w:r>
            <w:commentRangeEnd w:id="63"/>
            <w:r>
              <w:rPr>
                <w:rStyle w:val="CommentReference"/>
                <w:color w:val="374151"/>
                <w:sz w:val="22"/>
                <w:szCs w:val="22"/>
              </w:rPr>
              <w:commentReference w:id="63"/>
            </w:r>
            <w:commentRangeEnd w:id="64"/>
            <w:r>
              <w:rPr>
                <w:rStyle w:val="CommentReference"/>
                <w:color w:val="374151"/>
                <w:sz w:val="22"/>
                <w:szCs w:val="22"/>
              </w:rPr>
              <w:commentReference w:id="64"/>
            </w:r>
          </w:p>
          <w:p w14:paraId="575E58B0" w14:textId="77777777" w:rsidR="00085D7D" w:rsidRDefault="00085D7D" w:rsidP="006D6896">
            <w:pPr>
              <w:rPr>
                <w:color w:val="374151"/>
              </w:rPr>
            </w:pPr>
          </w:p>
          <w:p w14:paraId="53A9A35F" w14:textId="14A0354C" w:rsidR="00085D7D" w:rsidRPr="006D6896" w:rsidRDefault="00085D7D" w:rsidP="006D6896">
            <w:proofErr w:type="gramStart"/>
            <w:r>
              <w:rPr>
                <w:color w:val="374151"/>
              </w:rPr>
              <w:t>Possible</w:t>
            </w:r>
            <w:proofErr w:type="gramEnd"/>
            <w:r>
              <w:rPr>
                <w:color w:val="374151"/>
              </w:rPr>
              <w:t xml:space="preserve"> to create a reminder for items pending receipt based on expected receipt date</w:t>
            </w:r>
          </w:p>
        </w:tc>
        <w:tc>
          <w:tcPr>
            <w:tcW w:w="0" w:type="auto"/>
            <w:vAlign w:val="center"/>
            <w:hideMark/>
          </w:tcPr>
          <w:p w14:paraId="2DED5B70" w14:textId="169B96E2" w:rsidR="006D6896" w:rsidRPr="006D6896" w:rsidRDefault="006D6896" w:rsidP="006D6896">
            <w:r w:rsidRPr="006D6896">
              <w:rPr>
                <w:rStyle w:val="font-semibold"/>
                <w:color w:val="111827"/>
                <w:bdr w:val="single" w:sz="2" w:space="0" w:color="E5E7EB" w:frame="1"/>
              </w:rPr>
              <w:t>Align</w:t>
            </w:r>
          </w:p>
        </w:tc>
      </w:tr>
      <w:tr w:rsidR="006D6896" w:rsidRPr="00192729" w14:paraId="41D7D313" w14:textId="77777777" w:rsidTr="007120B6">
        <w:trPr>
          <w:tblCellSpacing w:w="15" w:type="dxa"/>
        </w:trPr>
        <w:tc>
          <w:tcPr>
            <w:tcW w:w="0" w:type="auto"/>
            <w:vAlign w:val="center"/>
            <w:hideMark/>
          </w:tcPr>
          <w:p w14:paraId="0B1D7DFC" w14:textId="6DE1CDC5" w:rsidR="006D6896" w:rsidRPr="006D6896" w:rsidRDefault="006D6896" w:rsidP="006D6896">
            <w:pPr>
              <w:rPr>
                <w:b/>
                <w:bCs/>
              </w:rPr>
            </w:pPr>
            <w:r w:rsidRPr="006D6896">
              <w:rPr>
                <w:rStyle w:val="font-bold"/>
                <w:b/>
                <w:bCs/>
                <w:bdr w:val="single" w:sz="2" w:space="0" w:color="E5E7EB" w:frame="1"/>
              </w:rPr>
              <w:t>REQ-3.01.06</w:t>
            </w:r>
          </w:p>
        </w:tc>
        <w:tc>
          <w:tcPr>
            <w:tcW w:w="0" w:type="auto"/>
            <w:vAlign w:val="center"/>
            <w:hideMark/>
          </w:tcPr>
          <w:p w14:paraId="0576F47B" w14:textId="36AA4124" w:rsidR="006D6896" w:rsidRPr="006D6896" w:rsidRDefault="006D6896" w:rsidP="006D6896">
            <w:r w:rsidRPr="006D6896">
              <w:rPr>
                <w:rStyle w:val="font-semibold"/>
                <w:color w:val="111827"/>
                <w:bdr w:val="single" w:sz="2" w:space="0" w:color="E5E7EB" w:frame="1"/>
              </w:rPr>
              <w:t>Inventory valuation reporting</w:t>
            </w:r>
          </w:p>
        </w:tc>
        <w:tc>
          <w:tcPr>
            <w:tcW w:w="0" w:type="auto"/>
            <w:vAlign w:val="center"/>
            <w:hideMark/>
          </w:tcPr>
          <w:p w14:paraId="3F8DD48C" w14:textId="3F9DDB59" w:rsidR="006D6896" w:rsidRPr="006D6896" w:rsidRDefault="006D6896" w:rsidP="006D6896">
            <w:r w:rsidRPr="006D6896">
              <w:rPr>
                <w:color w:val="374151"/>
              </w:rPr>
              <w:t>Inventory valuation reporting by location. Standard reports filtered and grouped by warehouse, virtual location, or specific bin.</w:t>
            </w:r>
          </w:p>
        </w:tc>
        <w:tc>
          <w:tcPr>
            <w:tcW w:w="0" w:type="auto"/>
            <w:vAlign w:val="center"/>
            <w:hideMark/>
          </w:tcPr>
          <w:p w14:paraId="3F1FCBBC" w14:textId="3B2597D6" w:rsidR="006D6896" w:rsidRPr="006D6896" w:rsidRDefault="006D6896" w:rsidP="006D6896">
            <w:r w:rsidRPr="006D6896">
              <w:rPr>
                <w:rStyle w:val="font-semibold"/>
                <w:color w:val="111827"/>
                <w:bdr w:val="single" w:sz="2" w:space="0" w:color="E5E7EB" w:frame="1"/>
              </w:rPr>
              <w:t>Align</w:t>
            </w:r>
          </w:p>
        </w:tc>
      </w:tr>
      <w:tr w:rsidR="006D6896" w:rsidRPr="00192729" w14:paraId="49DEA1E2" w14:textId="77777777" w:rsidTr="007120B6">
        <w:trPr>
          <w:tblCellSpacing w:w="15" w:type="dxa"/>
        </w:trPr>
        <w:tc>
          <w:tcPr>
            <w:tcW w:w="0" w:type="auto"/>
            <w:vAlign w:val="center"/>
          </w:tcPr>
          <w:p w14:paraId="21E95E1C" w14:textId="6C0446D2" w:rsidR="006D6896" w:rsidRPr="006D6896" w:rsidRDefault="006D6896" w:rsidP="006D6896">
            <w:pPr>
              <w:rPr>
                <w:b/>
                <w:bCs/>
              </w:rPr>
            </w:pPr>
            <w:r w:rsidRPr="006D6896">
              <w:rPr>
                <w:rStyle w:val="font-bold"/>
                <w:b/>
                <w:bCs/>
                <w:bdr w:val="single" w:sz="2" w:space="0" w:color="E5E7EB" w:frame="1"/>
              </w:rPr>
              <w:t>REQ-3.01.0</w:t>
            </w:r>
            <w:r w:rsidR="00623EF3">
              <w:rPr>
                <w:rStyle w:val="font-bold"/>
                <w:b/>
                <w:bCs/>
                <w:bdr w:val="single" w:sz="2" w:space="0" w:color="E5E7EB" w:frame="1"/>
              </w:rPr>
              <w:t>7</w:t>
            </w:r>
          </w:p>
        </w:tc>
        <w:tc>
          <w:tcPr>
            <w:tcW w:w="0" w:type="auto"/>
            <w:vAlign w:val="center"/>
          </w:tcPr>
          <w:p w14:paraId="10CC27C0" w14:textId="102BE12C" w:rsidR="006D6896" w:rsidRPr="006D6896" w:rsidRDefault="006D6896" w:rsidP="006D6896">
            <w:r w:rsidRPr="006D6896">
              <w:rPr>
                <w:rStyle w:val="font-semibold"/>
                <w:color w:val="111827"/>
                <w:bdr w:val="single" w:sz="2" w:space="0" w:color="E5E7EB" w:frame="1"/>
              </w:rPr>
              <w:t>Drag-and-drop bin assignment</w:t>
            </w:r>
          </w:p>
        </w:tc>
        <w:tc>
          <w:tcPr>
            <w:tcW w:w="0" w:type="auto"/>
            <w:vAlign w:val="center"/>
          </w:tcPr>
          <w:p w14:paraId="031DA07C" w14:textId="450FC5D3" w:rsidR="006D6896" w:rsidRPr="006D6896" w:rsidRDefault="006D6896" w:rsidP="006D6896">
            <w:r w:rsidRPr="006D6896">
              <w:rPr>
                <w:color w:val="374151"/>
              </w:rPr>
              <w:t>Drag-and-drop bin assignment interface for warehouse efficiency. Visual interface for quick rack location assignment.</w:t>
            </w:r>
          </w:p>
        </w:tc>
        <w:tc>
          <w:tcPr>
            <w:tcW w:w="0" w:type="auto"/>
            <w:vAlign w:val="center"/>
          </w:tcPr>
          <w:p w14:paraId="22A25D36" w14:textId="6B630A08" w:rsidR="006D6896" w:rsidRPr="006D6896" w:rsidRDefault="006D6896" w:rsidP="006D6896">
            <w:r w:rsidRPr="006D6896">
              <w:rPr>
                <w:rStyle w:val="font-semibold"/>
                <w:color w:val="111827"/>
                <w:bdr w:val="single" w:sz="2" w:space="0" w:color="E5E7EB" w:frame="1"/>
              </w:rPr>
              <w:t>Align</w:t>
            </w:r>
          </w:p>
        </w:tc>
      </w:tr>
    </w:tbl>
    <w:p w14:paraId="0FC94956" w14:textId="77777777" w:rsidR="00D11BFB" w:rsidRDefault="00D11BFB" w:rsidP="00D11BFB">
      <w:pPr>
        <w:pStyle w:val="HeadingDLH"/>
      </w:pPr>
    </w:p>
    <w:p w14:paraId="2C557322" w14:textId="77777777" w:rsidR="00BB3747" w:rsidRDefault="00BB3747">
      <w:pPr>
        <w:pStyle w:val="Heading3"/>
      </w:pP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00" w:type="dxa"/>
          <w:left w:w="180" w:type="dxa"/>
          <w:bottom w:w="100" w:type="dxa"/>
          <w:right w:w="180" w:type="dxa"/>
        </w:tblCellMar>
        <w:tblLook w:val="04A0" w:firstRow="1" w:lastRow="0" w:firstColumn="1" w:lastColumn="0" w:noHBand="0" w:noVBand="1"/>
      </w:tblPr>
      <w:tblGrid>
        <w:gridCol w:w="4516"/>
        <w:gridCol w:w="4508"/>
      </w:tblGrid>
      <w:tr w:rsidR="00BA1A62" w14:paraId="4A3CB92C" w14:textId="77777777">
        <w:trPr>
          <w:tblHeader/>
        </w:trPr>
        <w:tc>
          <w:tcPr>
            <w:tcW w:w="4680" w:type="dxa"/>
            <w:tcBorders>
              <w:top w:val="single" w:sz="1" w:space="0" w:color="000000"/>
              <w:left w:val="single" w:sz="1" w:space="0" w:color="000000"/>
              <w:bottom w:val="single" w:sz="1" w:space="0" w:color="000000"/>
              <w:right w:val="single" w:sz="1" w:space="0" w:color="000000"/>
            </w:tcBorders>
            <w:shd w:val="clear" w:color="auto" w:fill="4472C4"/>
          </w:tcPr>
          <w:p w14:paraId="79E66792" w14:textId="77777777" w:rsidR="00BA1A62" w:rsidRDefault="00FA4E34">
            <w:pPr>
              <w:jc w:val="center"/>
            </w:pPr>
            <w:r>
              <w:rPr>
                <w:b/>
                <w:bCs/>
                <w:i/>
                <w:iCs/>
                <w:color w:val="FFFFFF"/>
              </w:rPr>
              <w:t>Client Feedback</w:t>
            </w:r>
          </w:p>
        </w:tc>
        <w:tc>
          <w:tcPr>
            <w:tcW w:w="4680" w:type="dxa"/>
            <w:tcBorders>
              <w:top w:val="single" w:sz="1" w:space="0" w:color="000000"/>
              <w:left w:val="single" w:sz="1" w:space="0" w:color="000000"/>
              <w:bottom w:val="single" w:sz="1" w:space="0" w:color="000000"/>
              <w:right w:val="single" w:sz="1" w:space="0" w:color="000000"/>
            </w:tcBorders>
            <w:shd w:val="clear" w:color="auto" w:fill="4472C4"/>
          </w:tcPr>
          <w:p w14:paraId="17203923" w14:textId="77777777" w:rsidR="00BA1A62" w:rsidRDefault="00FA4E34">
            <w:pPr>
              <w:jc w:val="center"/>
            </w:pPr>
            <w:r>
              <w:rPr>
                <w:b/>
                <w:bCs/>
                <w:i/>
                <w:iCs/>
                <w:color w:val="FFFFFF"/>
              </w:rPr>
              <w:t>GSI Response</w:t>
            </w:r>
          </w:p>
        </w:tc>
      </w:tr>
      <w:tr w:rsidR="00BA1A62" w14:paraId="5CE8F838" w14:textId="77777777">
        <w:tc>
          <w:tcPr>
            <w:tcW w:w="4680" w:type="dxa"/>
            <w:tcBorders>
              <w:top w:val="single" w:sz="1" w:space="0" w:color="000000"/>
              <w:left w:val="single" w:sz="1" w:space="0" w:color="000000"/>
              <w:bottom w:val="single" w:sz="1" w:space="0" w:color="000000"/>
              <w:right w:val="single" w:sz="1" w:space="0" w:color="000000"/>
            </w:tcBorders>
          </w:tcPr>
          <w:p w14:paraId="1698B570" w14:textId="77777777" w:rsidR="00BA1A62" w:rsidRDefault="00FA4E34">
            <w:r>
              <w:t>&lt;Comment&gt;</w:t>
            </w:r>
          </w:p>
        </w:tc>
        <w:tc>
          <w:tcPr>
            <w:tcW w:w="4680" w:type="dxa"/>
            <w:tcBorders>
              <w:top w:val="single" w:sz="1" w:space="0" w:color="000000"/>
              <w:left w:val="single" w:sz="1" w:space="0" w:color="000000"/>
              <w:bottom w:val="single" w:sz="1" w:space="0" w:color="000000"/>
              <w:right w:val="single" w:sz="1" w:space="0" w:color="000000"/>
            </w:tcBorders>
          </w:tcPr>
          <w:p w14:paraId="7B75451A" w14:textId="77777777" w:rsidR="00BA1A62" w:rsidRDefault="00BA1A62"/>
        </w:tc>
      </w:tr>
    </w:tbl>
    <w:p w14:paraId="70876D42" w14:textId="77777777" w:rsidR="00BA1A62" w:rsidRDefault="00BA1A62">
      <w:pPr>
        <w:pageBreakBefore/>
      </w:pPr>
    </w:p>
    <w:p w14:paraId="167772EB" w14:textId="77777777" w:rsidR="00BA1A62" w:rsidRDefault="00FA4E34" w:rsidP="00B41E21">
      <w:pPr>
        <w:pStyle w:val="Heading2"/>
      </w:pPr>
      <w:bookmarkStart w:id="65" w:name="_Toc213923723"/>
      <w:r w:rsidRPr="00B41E21">
        <w:t>3.02 Scheduling &amp; Resource Management</w:t>
      </w:r>
      <w:bookmarkEnd w:id="65"/>
    </w:p>
    <w:p w14:paraId="573ED0DB" w14:textId="77777777" w:rsidR="00B41E21" w:rsidRPr="00B41E21" w:rsidRDefault="00B41E21" w:rsidP="00B41E21">
      <w:pPr>
        <w:pStyle w:val="Heading2"/>
      </w:pPr>
    </w:p>
    <w:p w14:paraId="7F80513F" w14:textId="77777777" w:rsidR="00BA1A62" w:rsidRDefault="00FA4E34" w:rsidP="00BF745A">
      <w:pPr>
        <w:pStyle w:val="Heading3"/>
      </w:pPr>
      <w:bookmarkStart w:id="66" w:name="_Toc213923724"/>
      <w:r>
        <w:t>3.02.01 Your Business Requirements</w:t>
      </w:r>
      <w:bookmarkEnd w:id="66"/>
    </w:p>
    <w:p w14:paraId="78B9E0B5" w14:textId="77777777" w:rsidR="00BA1A62" w:rsidRDefault="00FA4E34">
      <w:pPr>
        <w:spacing w:after="200"/>
      </w:pPr>
      <w:r>
        <w:t>Pivot Interiors requires comprehensive scheduling and resource management capabilities that go beyond basic assignment to include skills tracking, certification management, and route optimization. Key requirements include:</w:t>
      </w:r>
    </w:p>
    <w:p w14:paraId="0DEE85A7" w14:textId="7DCF3A44" w:rsidR="00BA1A62" w:rsidRDefault="00BD547C" w:rsidP="00B41E21">
      <w:commentRangeStart w:id="67"/>
      <w:commentRangeStart w:id="68"/>
      <w:commentRangeStart w:id="69"/>
      <w:r w:rsidRPr="01DB676D">
        <w:rPr>
          <w:b/>
          <w:sz w:val="20"/>
          <w:szCs w:val="20"/>
        </w:rPr>
        <w:t>REQ-3.0</w:t>
      </w:r>
      <w:r w:rsidR="008478F7" w:rsidRPr="01DB676D">
        <w:rPr>
          <w:b/>
          <w:sz w:val="20"/>
          <w:szCs w:val="20"/>
        </w:rPr>
        <w:t>2</w:t>
      </w:r>
      <w:r w:rsidRPr="01DB676D">
        <w:rPr>
          <w:b/>
          <w:sz w:val="20"/>
          <w:szCs w:val="20"/>
        </w:rPr>
        <w:t>.01:</w:t>
      </w:r>
      <w:r w:rsidRPr="01DB676D">
        <w:rPr>
          <w:sz w:val="20"/>
          <w:szCs w:val="20"/>
        </w:rPr>
        <w:t xml:space="preserve"> </w:t>
      </w:r>
      <w:r w:rsidR="2D9B8BDA">
        <w:t>Track</w:t>
      </w:r>
      <w:r w:rsidR="00FA4E34">
        <w:t xml:space="preserve"> badging/tagging </w:t>
      </w:r>
      <w:r w:rsidR="5FC47834">
        <w:t xml:space="preserve">requirements </w:t>
      </w:r>
      <w:r w:rsidR="00FA4E34">
        <w:t>for site access (healthcare facilities, government buildings, etc.)</w:t>
      </w:r>
      <w:commentRangeEnd w:id="67"/>
      <w:r w:rsidR="00D803BD">
        <w:rPr>
          <w:rStyle w:val="CommentReference"/>
          <w:sz w:val="22"/>
          <w:szCs w:val="22"/>
        </w:rPr>
        <w:commentReference w:id="67"/>
      </w:r>
      <w:commentRangeEnd w:id="68"/>
      <w:r>
        <w:rPr>
          <w:rStyle w:val="CommentReference"/>
          <w:sz w:val="22"/>
          <w:szCs w:val="22"/>
        </w:rPr>
        <w:commentReference w:id="68"/>
      </w:r>
      <w:commentRangeEnd w:id="69"/>
      <w:r>
        <w:rPr>
          <w:rStyle w:val="CommentReference"/>
          <w:sz w:val="22"/>
          <w:szCs w:val="22"/>
        </w:rPr>
        <w:commentReference w:id="69"/>
      </w:r>
    </w:p>
    <w:p w14:paraId="3D981C25" w14:textId="77777777" w:rsidR="00B41E21" w:rsidRDefault="00B41E21" w:rsidP="00B41E21"/>
    <w:p w14:paraId="128A21ED" w14:textId="639F041F" w:rsidR="00BA1A62" w:rsidRDefault="00BD547C" w:rsidP="00B41E21">
      <w:r w:rsidRPr="00B41E21">
        <w:rPr>
          <w:b/>
          <w:bCs/>
          <w:sz w:val="20"/>
        </w:rPr>
        <w:t>REQ-3.0</w:t>
      </w:r>
      <w:r w:rsidR="008478F7">
        <w:rPr>
          <w:b/>
          <w:bCs/>
          <w:sz w:val="20"/>
        </w:rPr>
        <w:t>2</w:t>
      </w:r>
      <w:r w:rsidRPr="00B41E21">
        <w:rPr>
          <w:b/>
          <w:bCs/>
          <w:sz w:val="20"/>
        </w:rPr>
        <w:t>.02:</w:t>
      </w:r>
      <w:r w:rsidRPr="00B41E21">
        <w:rPr>
          <w:sz w:val="20"/>
        </w:rPr>
        <w:t xml:space="preserve"> </w:t>
      </w:r>
      <w:r w:rsidR="00FA4E34">
        <w:t>Skills matrix tracking for resource capabilities and job complexity matching</w:t>
      </w:r>
    </w:p>
    <w:p w14:paraId="3BE8BDDB" w14:textId="77777777" w:rsidR="00B41E21" w:rsidRDefault="00B41E21" w:rsidP="00B41E21"/>
    <w:p w14:paraId="584434CC" w14:textId="6032EAD4" w:rsidR="00BA1A62" w:rsidRDefault="00BD547C" w:rsidP="00B41E21">
      <w:r w:rsidRPr="15D12045">
        <w:rPr>
          <w:b/>
          <w:sz w:val="20"/>
          <w:szCs w:val="20"/>
        </w:rPr>
        <w:t>REQ-3.0</w:t>
      </w:r>
      <w:r w:rsidR="008478F7" w:rsidRPr="15D12045">
        <w:rPr>
          <w:b/>
          <w:sz w:val="20"/>
          <w:szCs w:val="20"/>
        </w:rPr>
        <w:t>2</w:t>
      </w:r>
      <w:r w:rsidRPr="15D12045">
        <w:rPr>
          <w:b/>
          <w:sz w:val="20"/>
          <w:szCs w:val="20"/>
        </w:rPr>
        <w:t>.03:</w:t>
      </w:r>
      <w:r w:rsidRPr="15D12045">
        <w:rPr>
          <w:sz w:val="20"/>
          <w:szCs w:val="20"/>
        </w:rPr>
        <w:t xml:space="preserve"> </w:t>
      </w:r>
      <w:commentRangeStart w:id="70"/>
      <w:commentRangeStart w:id="71"/>
      <w:r w:rsidR="00FA4E34">
        <w:t>Daily route planning for</w:t>
      </w:r>
      <w:r w:rsidR="00FA7261">
        <w:t xml:space="preserve"> </w:t>
      </w:r>
      <w:del w:id="72" w:author="Debbie Herbert" w:date="2025-11-24T11:41:00Z" w16du:dateUtc="2025-11-24T16:41:00Z">
        <w:r w:rsidR="00FA4E34">
          <w:delText xml:space="preserve"> two </w:delText>
        </w:r>
      </w:del>
      <w:r w:rsidR="00FA4E34">
        <w:t xml:space="preserve">delivery trucks in Northern and Southern </w:t>
      </w:r>
      <w:commentRangeStart w:id="73"/>
      <w:commentRangeStart w:id="74"/>
      <w:r w:rsidR="00FA4E34">
        <w:t>California</w:t>
      </w:r>
      <w:commentRangeEnd w:id="70"/>
      <w:r w:rsidR="00416192">
        <w:rPr>
          <w:rStyle w:val="CommentReference"/>
          <w:sz w:val="22"/>
          <w:szCs w:val="22"/>
        </w:rPr>
        <w:commentReference w:id="70"/>
      </w:r>
      <w:commentRangeEnd w:id="71"/>
      <w:r>
        <w:rPr>
          <w:rStyle w:val="CommentReference"/>
          <w:sz w:val="22"/>
          <w:szCs w:val="22"/>
        </w:rPr>
        <w:commentReference w:id="71"/>
      </w:r>
      <w:commentRangeEnd w:id="73"/>
      <w:r>
        <w:rPr>
          <w:rStyle w:val="CommentReference"/>
          <w:sz w:val="22"/>
          <w:szCs w:val="22"/>
        </w:rPr>
        <w:commentReference w:id="73"/>
      </w:r>
      <w:commentRangeEnd w:id="74"/>
      <w:r>
        <w:rPr>
          <w:rStyle w:val="CommentReference"/>
          <w:sz w:val="22"/>
          <w:szCs w:val="22"/>
        </w:rPr>
        <w:commentReference w:id="74"/>
      </w:r>
      <w:r w:rsidR="00FA7261">
        <w:t>.  Tracking capability in Orion</w:t>
      </w:r>
    </w:p>
    <w:p w14:paraId="216369DA" w14:textId="77777777" w:rsidR="00B41E21" w:rsidRDefault="00B41E21" w:rsidP="00B41E21"/>
    <w:p w14:paraId="4BAA5CB0" w14:textId="736C37B6" w:rsidR="00BA1A62" w:rsidRDefault="5AF2BBBF" w:rsidP="00B41E21">
      <w:pPr>
        <w:rPr>
          <w:del w:id="76" w:author="Debbie Herbert" w:date="2025-11-24T11:43:00Z" w16du:dateUtc="2025-11-24T16:43:00Z"/>
        </w:rPr>
      </w:pPr>
      <w:del w:id="77" w:author="Debbie Herbert" w:date="2025-11-24T11:43:00Z" w16du:dateUtc="2025-11-24T16:43:00Z">
        <w:r w:rsidRPr="15D12045">
          <w:rPr>
            <w:b/>
            <w:sz w:val="20"/>
            <w:szCs w:val="20"/>
          </w:rPr>
          <w:delText>REQ-3.0</w:delText>
        </w:r>
        <w:r w:rsidR="7C1FA799" w:rsidRPr="15D12045">
          <w:rPr>
            <w:b/>
            <w:sz w:val="20"/>
            <w:szCs w:val="20"/>
          </w:rPr>
          <w:delText>2</w:delText>
        </w:r>
        <w:r w:rsidRPr="15D12045">
          <w:rPr>
            <w:b/>
            <w:sz w:val="20"/>
            <w:szCs w:val="20"/>
          </w:rPr>
          <w:delText>.04:</w:delText>
        </w:r>
        <w:r w:rsidRPr="15D12045">
          <w:rPr>
            <w:sz w:val="20"/>
            <w:szCs w:val="20"/>
          </w:rPr>
          <w:delText xml:space="preserve"> </w:delText>
        </w:r>
        <w:r w:rsidR="7FF3318F">
          <w:delText xml:space="preserve">DUR (Delivery Upon Receipt) order processing for final mile </w:delText>
        </w:r>
        <w:commentRangeStart w:id="78"/>
        <w:commentRangeStart w:id="79"/>
        <w:commentRangeStart w:id="80"/>
        <w:r w:rsidR="7FF3318F">
          <w:delText>deliveries</w:delText>
        </w:r>
        <w:commentRangeEnd w:id="78"/>
        <w:r w:rsidR="004C57C8">
          <w:rPr>
            <w:rStyle w:val="CommentReference"/>
            <w:sz w:val="22"/>
            <w:szCs w:val="22"/>
          </w:rPr>
          <w:commentReference w:id="78"/>
        </w:r>
        <w:commentRangeEnd w:id="79"/>
        <w:r>
          <w:rPr>
            <w:rStyle w:val="CommentReference"/>
            <w:sz w:val="22"/>
            <w:szCs w:val="22"/>
          </w:rPr>
          <w:commentReference w:id="79"/>
        </w:r>
        <w:commentRangeEnd w:id="80"/>
        <w:r>
          <w:rPr>
            <w:rStyle w:val="CommentReference"/>
            <w:sz w:val="22"/>
            <w:szCs w:val="22"/>
          </w:rPr>
          <w:commentReference w:id="80"/>
        </w:r>
      </w:del>
    </w:p>
    <w:p w14:paraId="2A75A028" w14:textId="77777777" w:rsidR="00B41E21" w:rsidRDefault="00B41E21" w:rsidP="00B41E21"/>
    <w:p w14:paraId="61B298F6" w14:textId="49ECC987" w:rsidR="00BA1A62" w:rsidRDefault="004C57C8" w:rsidP="00B41E21">
      <w:r w:rsidRPr="00B41E21">
        <w:rPr>
          <w:b/>
          <w:bCs/>
          <w:sz w:val="20"/>
        </w:rPr>
        <w:t>REQ-3.0</w:t>
      </w:r>
      <w:r w:rsidR="008478F7">
        <w:rPr>
          <w:b/>
          <w:bCs/>
          <w:sz w:val="20"/>
        </w:rPr>
        <w:t>2</w:t>
      </w:r>
      <w:r w:rsidRPr="00B41E21">
        <w:rPr>
          <w:b/>
          <w:bCs/>
          <w:sz w:val="20"/>
        </w:rPr>
        <w:t>.05:</w:t>
      </w:r>
      <w:r w:rsidRPr="00B41E21">
        <w:rPr>
          <w:sz w:val="20"/>
        </w:rPr>
        <w:t xml:space="preserve"> </w:t>
      </w:r>
      <w:r w:rsidR="00FA4E34">
        <w:t>Resource assignment based on job requirements (complex jobs require experienced leads, field cuts require specific skilled workers)</w:t>
      </w:r>
    </w:p>
    <w:p w14:paraId="47CC4539" w14:textId="77777777" w:rsidR="00B41E21" w:rsidRDefault="00B41E21" w:rsidP="00B41E21"/>
    <w:p w14:paraId="1BA30B15" w14:textId="333470DC" w:rsidR="00BA1A62" w:rsidRDefault="004C57C8" w:rsidP="00B41E21">
      <w:r w:rsidRPr="00B41E21">
        <w:rPr>
          <w:b/>
          <w:bCs/>
          <w:sz w:val="20"/>
        </w:rPr>
        <w:t>REQ-3.0</w:t>
      </w:r>
      <w:r w:rsidR="008478F7">
        <w:rPr>
          <w:b/>
          <w:bCs/>
          <w:sz w:val="20"/>
        </w:rPr>
        <w:t>2</w:t>
      </w:r>
      <w:r w:rsidRPr="00B41E21">
        <w:rPr>
          <w:b/>
          <w:bCs/>
          <w:sz w:val="20"/>
        </w:rPr>
        <w:t>.06:</w:t>
      </w:r>
      <w:r w:rsidRPr="00B41E21">
        <w:rPr>
          <w:sz w:val="20"/>
        </w:rPr>
        <w:t xml:space="preserve"> </w:t>
      </w:r>
      <w:r w:rsidR="00FA4E34">
        <w:t>Integration between route planning and work order system</w:t>
      </w:r>
    </w:p>
    <w:p w14:paraId="46C4DC88" w14:textId="46F9D4E8" w:rsidR="00B41E21" w:rsidRDefault="00B41E21" w:rsidP="00BF745A">
      <w:pPr>
        <w:pStyle w:val="Heading3"/>
      </w:pPr>
    </w:p>
    <w:p w14:paraId="13395DD1" w14:textId="77777777" w:rsidR="00BA1A62" w:rsidRPr="001657B4" w:rsidRDefault="00FA4E34" w:rsidP="00BF745A">
      <w:pPr>
        <w:pStyle w:val="Heading3"/>
      </w:pPr>
      <w:bookmarkStart w:id="81" w:name="_Toc213923725"/>
      <w:r w:rsidRPr="001657B4">
        <w:t>3.02.02 Current State Process</w:t>
      </w:r>
      <w:bookmarkEnd w:id="81"/>
    </w:p>
    <w:p w14:paraId="1AD0DB11" w14:textId="77777777" w:rsidR="00BA1A62" w:rsidRDefault="00FA4E34">
      <w:pPr>
        <w:spacing w:after="200"/>
      </w:pPr>
      <w:r>
        <w:t>Resource allocation is currently handled through personal knowledge and manual coordination rather than systematic tracking. Installation managers coordinate scheduling based on their understanding of team capabilities, but this knowledge is not captured in any formal system.</w:t>
      </w:r>
    </w:p>
    <w:p w14:paraId="5970E13C" w14:textId="77777777" w:rsidR="00BA1A62" w:rsidRDefault="00FA4E34">
      <w:pPr>
        <w:spacing w:after="100"/>
      </w:pPr>
      <w:r>
        <w:rPr>
          <w:b/>
          <w:bCs/>
        </w:rPr>
        <w:t>Current Resource Assignment Process:</w:t>
      </w:r>
    </w:p>
    <w:p w14:paraId="5A7D8E44" w14:textId="77777777" w:rsidR="00BA1A62" w:rsidRDefault="00FA4E34" w:rsidP="00162779">
      <w:pPr>
        <w:pStyle w:val="ListParagraph"/>
        <w:numPr>
          <w:ilvl w:val="0"/>
          <w:numId w:val="14"/>
        </w:numPr>
      </w:pPr>
      <w:r>
        <w:t xml:space="preserve">Installation manager reviews work order and </w:t>
      </w:r>
      <w:proofErr w:type="gramStart"/>
      <w:r>
        <w:t>assesses</w:t>
      </w:r>
      <w:proofErr w:type="gramEnd"/>
      <w:r>
        <w:t xml:space="preserve"> job complexity</w:t>
      </w:r>
    </w:p>
    <w:p w14:paraId="1DC7ADE2" w14:textId="77777777" w:rsidR="00BA1A62" w:rsidRDefault="00FA4E34" w:rsidP="00162779">
      <w:pPr>
        <w:pStyle w:val="ListParagraph"/>
        <w:numPr>
          <w:ilvl w:val="0"/>
          <w:numId w:val="14"/>
        </w:numPr>
      </w:pPr>
      <w:r>
        <w:t>Manager assigns resources based on personal knowledge of skills, certifications, and availability</w:t>
      </w:r>
    </w:p>
    <w:p w14:paraId="10666F27" w14:textId="77777777" w:rsidR="00BA1A62" w:rsidRDefault="00FA4E34" w:rsidP="00162779">
      <w:pPr>
        <w:pStyle w:val="ListParagraph"/>
        <w:numPr>
          <w:ilvl w:val="0"/>
          <w:numId w:val="14"/>
        </w:numPr>
      </w:pPr>
      <w:r>
        <w:t>Basic resource tracking in IQ Coordinator (Installer 1, 2, 3, 4)</w:t>
      </w:r>
    </w:p>
    <w:p w14:paraId="44C2D98C" w14:textId="77777777" w:rsidR="00BA1A62" w:rsidRDefault="00FA4E34" w:rsidP="00162779">
      <w:pPr>
        <w:pStyle w:val="ListParagraph"/>
        <w:numPr>
          <w:ilvl w:val="0"/>
          <w:numId w:val="14"/>
        </w:numPr>
        <w:spacing w:after="200"/>
      </w:pPr>
      <w:r>
        <w:t>Installation proceeds with assigned resources</w:t>
      </w:r>
    </w:p>
    <w:p w14:paraId="0220BA69" w14:textId="3B79F3E3" w:rsidR="00BA1A62" w:rsidRDefault="00FA4E34">
      <w:pPr>
        <w:spacing w:after="100"/>
        <w:rPr>
          <w:b/>
        </w:rPr>
      </w:pPr>
      <w:commentRangeStart w:id="82"/>
      <w:commentRangeStart w:id="83"/>
      <w:r>
        <w:rPr>
          <w:b/>
          <w:bCs/>
        </w:rPr>
        <w:t>Current Route Planning Process:</w:t>
      </w:r>
      <w:commentRangeEnd w:id="82"/>
      <w:r>
        <w:rPr>
          <w:rStyle w:val="CommentReference"/>
          <w:b/>
          <w:sz w:val="22"/>
          <w:szCs w:val="22"/>
        </w:rPr>
        <w:commentReference w:id="82"/>
      </w:r>
      <w:commentRangeEnd w:id="83"/>
      <w:r>
        <w:rPr>
          <w:rStyle w:val="CommentReference"/>
          <w:b/>
          <w:sz w:val="22"/>
          <w:szCs w:val="22"/>
        </w:rPr>
        <w:commentReference w:id="83"/>
      </w:r>
    </w:p>
    <w:p w14:paraId="3C9C0CDC" w14:textId="77777777" w:rsidR="00BA1A62" w:rsidRDefault="00FA4E34" w:rsidP="00162779">
      <w:pPr>
        <w:pStyle w:val="ListParagraph"/>
        <w:numPr>
          <w:ilvl w:val="0"/>
          <w:numId w:val="15"/>
        </w:numPr>
      </w:pPr>
      <w:r>
        <w:t>Crystal report generates daily list of DUR orders</w:t>
      </w:r>
    </w:p>
    <w:p w14:paraId="49A62F09" w14:textId="77777777" w:rsidR="00BA1A62" w:rsidRDefault="00FA4E34" w:rsidP="00162779">
      <w:pPr>
        <w:pStyle w:val="ListParagraph"/>
        <w:numPr>
          <w:ilvl w:val="0"/>
          <w:numId w:val="15"/>
        </w:numPr>
      </w:pPr>
      <w:r>
        <w:t>Service operations admin receives report and confirms orders</w:t>
      </w:r>
    </w:p>
    <w:p w14:paraId="07675852" w14:textId="77777777" w:rsidR="00BA1A62" w:rsidRDefault="00FA4E34" w:rsidP="00162779">
      <w:pPr>
        <w:pStyle w:val="ListParagraph"/>
        <w:numPr>
          <w:ilvl w:val="0"/>
          <w:numId w:val="15"/>
        </w:numPr>
      </w:pPr>
      <w:r>
        <w:t>Information transferred manually to dispatching system</w:t>
      </w:r>
    </w:p>
    <w:p w14:paraId="22B3F26B" w14:textId="77777777" w:rsidR="00BA1A62" w:rsidRDefault="00FA4E34" w:rsidP="00162779">
      <w:pPr>
        <w:pStyle w:val="ListParagraph"/>
        <w:numPr>
          <w:ilvl w:val="0"/>
          <w:numId w:val="15"/>
        </w:numPr>
      </w:pPr>
      <w:r>
        <w:t xml:space="preserve">Route </w:t>
      </w:r>
      <w:proofErr w:type="gramStart"/>
      <w:r>
        <w:t>planning conducted</w:t>
      </w:r>
      <w:proofErr w:type="gramEnd"/>
      <w:r>
        <w:t xml:space="preserve"> for Northern and Southern California trucks</w:t>
      </w:r>
    </w:p>
    <w:p w14:paraId="6C67C849" w14:textId="77777777" w:rsidR="00BA1A62" w:rsidRDefault="00FA4E34" w:rsidP="00162779">
      <w:pPr>
        <w:pStyle w:val="ListParagraph"/>
        <w:numPr>
          <w:ilvl w:val="0"/>
          <w:numId w:val="15"/>
        </w:numPr>
        <w:spacing w:after="200"/>
      </w:pPr>
      <w:r>
        <w:t>Daily trucks dispatched to deliver DUR orders in their areas</w:t>
      </w:r>
    </w:p>
    <w:p w14:paraId="7DD15D08" w14:textId="36182274" w:rsidR="00085D7D" w:rsidRDefault="00085D7D" w:rsidP="00162779">
      <w:pPr>
        <w:pStyle w:val="ListParagraph"/>
        <w:numPr>
          <w:ilvl w:val="0"/>
          <w:numId w:val="15"/>
        </w:numPr>
        <w:spacing w:after="200"/>
      </w:pPr>
      <w:proofErr w:type="gramStart"/>
      <w:r>
        <w:t>Process is</w:t>
      </w:r>
      <w:proofErr w:type="gramEnd"/>
      <w:r>
        <w:t xml:space="preserve"> very manual and </w:t>
      </w:r>
      <w:proofErr w:type="gramStart"/>
      <w:r>
        <w:t>is</w:t>
      </w:r>
      <w:proofErr w:type="gramEnd"/>
      <w:r>
        <w:t xml:space="preserve"> difficult for users to ensure correct delivery information</w:t>
      </w:r>
    </w:p>
    <w:p w14:paraId="647B9B6B" w14:textId="77777777" w:rsidR="00BA1A62" w:rsidRDefault="00FA4E34">
      <w:pPr>
        <w:spacing w:after="100"/>
      </w:pPr>
      <w:r>
        <w:rPr>
          <w:b/>
          <w:bCs/>
        </w:rPr>
        <w:t>Pain Points:</w:t>
      </w:r>
    </w:p>
    <w:p w14:paraId="75063E4C" w14:textId="77777777" w:rsidR="00BA1A62" w:rsidRDefault="00FA4E34" w:rsidP="00162779">
      <w:pPr>
        <w:pStyle w:val="ListParagraph"/>
        <w:numPr>
          <w:ilvl w:val="0"/>
          <w:numId w:val="15"/>
        </w:numPr>
      </w:pPr>
      <w:r>
        <w:t>No formal skills matrix or capability tracking</w:t>
      </w:r>
    </w:p>
    <w:p w14:paraId="0B90CF11" w14:textId="77777777" w:rsidR="00BA1A62" w:rsidRDefault="00FA4E34" w:rsidP="00162779">
      <w:pPr>
        <w:pStyle w:val="ListParagraph"/>
        <w:numPr>
          <w:ilvl w:val="0"/>
          <w:numId w:val="15"/>
        </w:numPr>
      </w:pPr>
      <w:r>
        <w:t>Badging/certification requirements not systematically tracked</w:t>
      </w:r>
    </w:p>
    <w:p w14:paraId="4D64708E" w14:textId="77777777" w:rsidR="00BA1A62" w:rsidRDefault="00FA4E34" w:rsidP="00162779">
      <w:pPr>
        <w:pStyle w:val="ListParagraph"/>
        <w:numPr>
          <w:ilvl w:val="0"/>
          <w:numId w:val="15"/>
        </w:numPr>
      </w:pPr>
      <w:r>
        <w:t>Reliance on personal knowledge rather than system tracking</w:t>
      </w:r>
    </w:p>
    <w:p w14:paraId="213EC5F7" w14:textId="77777777" w:rsidR="00BA1A62" w:rsidRDefault="00FA4E34" w:rsidP="00162779">
      <w:pPr>
        <w:pStyle w:val="ListParagraph"/>
        <w:numPr>
          <w:ilvl w:val="0"/>
          <w:numId w:val="15"/>
        </w:numPr>
      </w:pPr>
      <w:r>
        <w:t>Notes in IQ Coordinator are outdated</w:t>
      </w:r>
    </w:p>
    <w:p w14:paraId="003D4810" w14:textId="77777777" w:rsidR="00BA1A62" w:rsidRDefault="00FA4E34" w:rsidP="00162779">
      <w:pPr>
        <w:pStyle w:val="ListParagraph"/>
        <w:numPr>
          <w:ilvl w:val="0"/>
          <w:numId w:val="15"/>
        </w:numPr>
      </w:pPr>
      <w:r>
        <w:t>Manual report generation and order confirmation for route planning</w:t>
      </w:r>
    </w:p>
    <w:p w14:paraId="4A022B2F" w14:textId="77777777" w:rsidR="00BA1A62" w:rsidRDefault="00FA4E34" w:rsidP="00162779">
      <w:pPr>
        <w:pStyle w:val="ListParagraph"/>
        <w:numPr>
          <w:ilvl w:val="0"/>
          <w:numId w:val="15"/>
        </w:numPr>
      </w:pPr>
      <w:r>
        <w:t>Separate systems for route planning and order management</w:t>
      </w:r>
    </w:p>
    <w:p w14:paraId="628A099A" w14:textId="77777777" w:rsidR="00162779" w:rsidRDefault="00162779" w:rsidP="00162779">
      <w:pPr>
        <w:pStyle w:val="ListParagraph"/>
        <w:ind w:left="360"/>
      </w:pPr>
    </w:p>
    <w:p w14:paraId="503F8BB5" w14:textId="63BEF884" w:rsidR="00BA1A62" w:rsidRPr="001657B4" w:rsidRDefault="00FA4E34" w:rsidP="00C52E83">
      <w:pPr>
        <w:pStyle w:val="Heading3"/>
      </w:pPr>
      <w:bookmarkStart w:id="84" w:name="_Toc213923726"/>
      <w:r w:rsidRPr="001657B4">
        <w:t xml:space="preserve">3.02.03 </w:t>
      </w:r>
      <w:r w:rsidR="005F2F10" w:rsidRPr="001657B4">
        <w:t>NetSuite Orion</w:t>
      </w:r>
      <w:r w:rsidRPr="001657B4">
        <w:t xml:space="preserve"> Solution</w:t>
      </w:r>
      <w:bookmarkEnd w:id="84"/>
    </w:p>
    <w:p w14:paraId="30DF7A9E" w14:textId="5A36C98A" w:rsidR="00BA1A62" w:rsidRDefault="005F2F10">
      <w:pPr>
        <w:spacing w:after="200"/>
      </w:pPr>
      <w:r>
        <w:t>NetSuite Orion</w:t>
      </w:r>
      <w:r w:rsidR="00FA4E34">
        <w:t xml:space="preserve"> provides comprehensive resource management capabilities including skills tracking, certification management, and route optimization through the Operations Suite. The platform enables systematic resource assignment based on requirements rather than institutional knowledge.</w:t>
      </w:r>
    </w:p>
    <w:p w14:paraId="086FCD67" w14:textId="3EF10D2D" w:rsidR="00BA1A62" w:rsidRDefault="00FA4E34">
      <w:pPr>
        <w:spacing w:after="100"/>
      </w:pPr>
      <w:r>
        <w:rPr>
          <w:b/>
          <w:bCs/>
        </w:rPr>
        <w:t>Key Capabilities:</w:t>
      </w:r>
    </w:p>
    <w:p w14:paraId="44279F44" w14:textId="77777777" w:rsidR="00BA1A62" w:rsidRDefault="00FA4E34" w:rsidP="00C52E83">
      <w:pPr>
        <w:pStyle w:val="ListParagraph"/>
        <w:numPr>
          <w:ilvl w:val="0"/>
          <w:numId w:val="19"/>
        </w:numPr>
      </w:pPr>
      <w:r>
        <w:t>Resource badging/tagging system for tracking site access certifications (healthcare, government, etc.)</w:t>
      </w:r>
    </w:p>
    <w:p w14:paraId="3F15CC0B" w14:textId="77777777" w:rsidR="00BA1A62" w:rsidRDefault="00FA4E34" w:rsidP="00C52E83">
      <w:pPr>
        <w:pStyle w:val="ListParagraph"/>
        <w:numPr>
          <w:ilvl w:val="0"/>
          <w:numId w:val="19"/>
        </w:numPr>
      </w:pPr>
      <w:r>
        <w:t xml:space="preserve">Skills matrix functionality to track resource capabilities and </w:t>
      </w:r>
      <w:proofErr w:type="gramStart"/>
      <w:r>
        <w:t>match to</w:t>
      </w:r>
      <w:proofErr w:type="gramEnd"/>
      <w:r>
        <w:t xml:space="preserve"> job requirements</w:t>
      </w:r>
    </w:p>
    <w:p w14:paraId="4241A1C1" w14:textId="77777777" w:rsidR="00BA1A62" w:rsidRDefault="00FA4E34" w:rsidP="00C52E83">
      <w:pPr>
        <w:pStyle w:val="ListParagraph"/>
        <w:numPr>
          <w:ilvl w:val="0"/>
          <w:numId w:val="19"/>
        </w:numPr>
      </w:pPr>
      <w:r>
        <w:t>DUR order type identification and processing</w:t>
      </w:r>
    </w:p>
    <w:p w14:paraId="6AE74832" w14:textId="77777777" w:rsidR="00BA1A62" w:rsidRDefault="00FA4E34" w:rsidP="00C52E83">
      <w:pPr>
        <w:pStyle w:val="ListParagraph"/>
        <w:numPr>
          <w:ilvl w:val="0"/>
          <w:numId w:val="19"/>
        </w:numPr>
      </w:pPr>
      <w:r>
        <w:t>Work order events support delivery-only orders</w:t>
      </w:r>
    </w:p>
    <w:p w14:paraId="45C99342" w14:textId="77777777" w:rsidR="00BA1A62" w:rsidRDefault="00FA4E34" w:rsidP="00C52E83">
      <w:pPr>
        <w:pStyle w:val="ListParagraph"/>
        <w:numPr>
          <w:ilvl w:val="0"/>
          <w:numId w:val="19"/>
        </w:numPr>
      </w:pPr>
      <w:r>
        <w:t>Route planning integration with work order system</w:t>
      </w:r>
    </w:p>
    <w:p w14:paraId="612336CC" w14:textId="77777777" w:rsidR="00BA1A62" w:rsidRDefault="00FA4E34" w:rsidP="00C52E83">
      <w:pPr>
        <w:pStyle w:val="ListParagraph"/>
        <w:numPr>
          <w:ilvl w:val="0"/>
          <w:numId w:val="19"/>
        </w:numPr>
      </w:pPr>
      <w:commentRangeStart w:id="85"/>
      <w:commentRangeStart w:id="86"/>
      <w:del w:id="87" w:author="Marcus Dallacqua" w:date="2025-11-24T15:28:00Z">
        <w:r>
          <w:delText>Automated</w:delText>
        </w:r>
      </w:del>
      <w:r>
        <w:t xml:space="preserve"> daily delivery route generation capabilities</w:t>
      </w:r>
      <w:commentRangeEnd w:id="85"/>
      <w:r w:rsidR="00500FE3">
        <w:rPr>
          <w:rStyle w:val="CommentReference"/>
          <w:sz w:val="22"/>
          <w:szCs w:val="22"/>
        </w:rPr>
        <w:commentReference w:id="85"/>
      </w:r>
      <w:commentRangeEnd w:id="86"/>
      <w:r>
        <w:rPr>
          <w:rStyle w:val="CommentReference"/>
          <w:sz w:val="22"/>
          <w:szCs w:val="22"/>
        </w:rPr>
        <w:commentReference w:id="86"/>
      </w:r>
    </w:p>
    <w:p w14:paraId="1EFA1890" w14:textId="77777777" w:rsidR="00BA1A62" w:rsidRDefault="00FA4E34" w:rsidP="00C52E83">
      <w:pPr>
        <w:pStyle w:val="ListParagraph"/>
        <w:numPr>
          <w:ilvl w:val="0"/>
          <w:numId w:val="19"/>
        </w:numPr>
        <w:spacing w:after="200"/>
      </w:pPr>
      <w:r>
        <w:t>Resource assignment based on skills, certifications, and job complexity</w:t>
      </w:r>
    </w:p>
    <w:p w14:paraId="580D2CEA" w14:textId="77777777" w:rsidR="001657B4" w:rsidRDefault="001657B4" w:rsidP="001657B4">
      <w:pPr>
        <w:spacing w:after="200"/>
      </w:pPr>
    </w:p>
    <w:p w14:paraId="7B8D07BA" w14:textId="77777777" w:rsidR="00BA1A62" w:rsidRDefault="00FA4E34" w:rsidP="00C52E83">
      <w:pPr>
        <w:pStyle w:val="Heading3"/>
      </w:pPr>
      <w:bookmarkStart w:id="88" w:name="_Toc213923727"/>
      <w:r>
        <w:t>3.02.04 Future State Process</w:t>
      </w:r>
      <w:bookmarkEnd w:id="88"/>
    </w:p>
    <w:p w14:paraId="6C6E6C58" w14:textId="307F4ADC" w:rsidR="00BA1A62" w:rsidRDefault="00FA4E34">
      <w:pPr>
        <w:spacing w:after="200"/>
      </w:pPr>
      <w:r>
        <w:t xml:space="preserve">With </w:t>
      </w:r>
      <w:r w:rsidR="005F2F10">
        <w:t>NetSuite Orion</w:t>
      </w:r>
      <w:r>
        <w:t xml:space="preserve"> implementation, Pivot Interiors will move from knowledge-based to system-driven resource management:</w:t>
      </w:r>
    </w:p>
    <w:p w14:paraId="633F5CE2" w14:textId="77777777" w:rsidR="00BA1A62" w:rsidRDefault="00FA4E34">
      <w:pPr>
        <w:spacing w:after="100"/>
      </w:pPr>
      <w:r>
        <w:rPr>
          <w:b/>
          <w:bCs/>
        </w:rPr>
        <w:t>Resource Assignment Process:</w:t>
      </w:r>
    </w:p>
    <w:p w14:paraId="10DB401E" w14:textId="508E2754" w:rsidR="00BA1A62" w:rsidRDefault="00FA4E34" w:rsidP="00C52E83">
      <w:pPr>
        <w:pStyle w:val="ListParagraph"/>
        <w:numPr>
          <w:ilvl w:val="0"/>
          <w:numId w:val="20"/>
        </w:numPr>
      </w:pPr>
      <w:r>
        <w:t xml:space="preserve">Work order created with job requirements and </w:t>
      </w:r>
      <w:commentRangeStart w:id="89"/>
      <w:commentRangeStart w:id="90"/>
      <w:r>
        <w:t>site access needs</w:t>
      </w:r>
      <w:commentRangeEnd w:id="89"/>
      <w:r w:rsidR="003C1DEF">
        <w:rPr>
          <w:rStyle w:val="CommentReference"/>
          <w:sz w:val="22"/>
          <w:szCs w:val="22"/>
        </w:rPr>
        <w:commentReference w:id="89"/>
      </w:r>
      <w:commentRangeEnd w:id="90"/>
      <w:r>
        <w:rPr>
          <w:rStyle w:val="CommentReference"/>
          <w:sz w:val="22"/>
          <w:szCs w:val="22"/>
        </w:rPr>
        <w:commentReference w:id="90"/>
      </w:r>
    </w:p>
    <w:p w14:paraId="46377599" w14:textId="77777777" w:rsidR="00BA1A62" w:rsidRDefault="00FA4E34" w:rsidP="00C52E83">
      <w:pPr>
        <w:pStyle w:val="ListParagraph"/>
        <w:numPr>
          <w:ilvl w:val="0"/>
          <w:numId w:val="20"/>
        </w:numPr>
      </w:pPr>
      <w:r>
        <w:t>System identifies qualified resources based on skills matrix and certifications</w:t>
      </w:r>
    </w:p>
    <w:p w14:paraId="58A738FC" w14:textId="77777777" w:rsidR="00BA1A62" w:rsidRDefault="00FA4E34" w:rsidP="00C52E83">
      <w:pPr>
        <w:pStyle w:val="ListParagraph"/>
        <w:numPr>
          <w:ilvl w:val="0"/>
          <w:numId w:val="20"/>
        </w:numPr>
      </w:pPr>
      <w:r>
        <w:t>Installation manager selects from qualified resources considering availability and job complexity</w:t>
      </w:r>
    </w:p>
    <w:p w14:paraId="2242038D" w14:textId="77777777" w:rsidR="00BA1A62" w:rsidRDefault="00FA4E34" w:rsidP="00C52E83">
      <w:pPr>
        <w:pStyle w:val="ListParagraph"/>
        <w:numPr>
          <w:ilvl w:val="0"/>
          <w:numId w:val="20"/>
        </w:numPr>
      </w:pPr>
      <w:r>
        <w:t>Resources assigned in system with complete tracking</w:t>
      </w:r>
    </w:p>
    <w:p w14:paraId="598EF031" w14:textId="77777777" w:rsidR="00BA1A62" w:rsidRDefault="00FA4E34" w:rsidP="00C52E83">
      <w:pPr>
        <w:pStyle w:val="ListParagraph"/>
        <w:numPr>
          <w:ilvl w:val="0"/>
          <w:numId w:val="20"/>
        </w:numPr>
        <w:spacing w:after="200"/>
      </w:pPr>
      <w:r>
        <w:t>Installation proceeds with system-tracked resource assignments</w:t>
      </w:r>
    </w:p>
    <w:p w14:paraId="5BA17BF0" w14:textId="77777777" w:rsidR="00BA1A62" w:rsidRDefault="00FA4E34">
      <w:pPr>
        <w:spacing w:after="100"/>
      </w:pPr>
      <w:r>
        <w:rPr>
          <w:b/>
          <w:bCs/>
        </w:rPr>
        <w:t>Route Planning Process:</w:t>
      </w:r>
    </w:p>
    <w:p w14:paraId="5D1C94DB" w14:textId="7A5B42F6" w:rsidR="00BA1A62" w:rsidRDefault="00FA4E34" w:rsidP="00C52E83">
      <w:pPr>
        <w:pStyle w:val="ListParagraph"/>
        <w:numPr>
          <w:ilvl w:val="0"/>
          <w:numId w:val="21"/>
        </w:numPr>
      </w:pPr>
      <w:commentRangeStart w:id="91"/>
      <w:commentRangeStart w:id="92"/>
      <w:r>
        <w:t xml:space="preserve">DUR orders </w:t>
      </w:r>
      <w:del w:id="93" w:author="Debbie Herbert" w:date="2025-11-24T11:45:00Z" w16du:dateUtc="2025-11-24T16:45:00Z">
        <w:r>
          <w:delText xml:space="preserve">automatically </w:delText>
        </w:r>
      </w:del>
      <w:r>
        <w:t>identified in system</w:t>
      </w:r>
      <w:commentRangeEnd w:id="91"/>
      <w:r w:rsidR="00501E5D">
        <w:rPr>
          <w:rStyle w:val="CommentReference"/>
          <w:sz w:val="22"/>
          <w:szCs w:val="22"/>
        </w:rPr>
        <w:commentReference w:id="91"/>
      </w:r>
      <w:commentRangeEnd w:id="92"/>
      <w:r>
        <w:rPr>
          <w:rStyle w:val="CommentReference"/>
          <w:sz w:val="22"/>
          <w:szCs w:val="22"/>
        </w:rPr>
        <w:commentReference w:id="92"/>
      </w:r>
    </w:p>
    <w:p w14:paraId="2C877A44" w14:textId="77777777" w:rsidR="00BA1A62" w:rsidRDefault="00FA4E34" w:rsidP="00C52E83">
      <w:pPr>
        <w:pStyle w:val="ListParagraph"/>
        <w:numPr>
          <w:ilvl w:val="0"/>
          <w:numId w:val="21"/>
        </w:numPr>
      </w:pPr>
      <w:r>
        <w:t>Automated daily delivery route generation for Northern and Southern California</w:t>
      </w:r>
    </w:p>
    <w:p w14:paraId="646A3AF9" w14:textId="77777777" w:rsidR="00BA1A62" w:rsidRDefault="00FA4E34" w:rsidP="00C52E83">
      <w:pPr>
        <w:pStyle w:val="ListParagraph"/>
        <w:numPr>
          <w:ilvl w:val="0"/>
          <w:numId w:val="21"/>
        </w:numPr>
      </w:pPr>
      <w:r>
        <w:t>Routes optimized based on location and delivery requirements</w:t>
      </w:r>
    </w:p>
    <w:p w14:paraId="5A654C1B" w14:textId="77777777" w:rsidR="00BA1A62" w:rsidRDefault="00FA4E34" w:rsidP="00C52E83">
      <w:pPr>
        <w:pStyle w:val="ListParagraph"/>
        <w:numPr>
          <w:ilvl w:val="0"/>
          <w:numId w:val="21"/>
        </w:numPr>
      </w:pPr>
      <w:r>
        <w:t>Trucks dispatched with integrated work order information</w:t>
      </w:r>
    </w:p>
    <w:p w14:paraId="7B2585FD" w14:textId="36C775F0" w:rsidR="00BA1A62" w:rsidRDefault="00FA4E34" w:rsidP="00C52E83">
      <w:pPr>
        <w:pStyle w:val="ListParagraph"/>
        <w:numPr>
          <w:ilvl w:val="0"/>
          <w:numId w:val="21"/>
        </w:numPr>
        <w:spacing w:after="200"/>
      </w:pPr>
      <w:commentRangeStart w:id="94"/>
      <w:commentRangeStart w:id="95"/>
      <w:commentRangeStart w:id="96"/>
      <w:r>
        <w:t>Delivery completion tracked in real-time</w:t>
      </w:r>
      <w:commentRangeEnd w:id="94"/>
      <w:r>
        <w:rPr>
          <w:rStyle w:val="CommentReference"/>
          <w:sz w:val="22"/>
          <w:szCs w:val="22"/>
        </w:rPr>
        <w:commentReference w:id="94"/>
      </w:r>
      <w:commentRangeEnd w:id="95"/>
      <w:r>
        <w:rPr>
          <w:rStyle w:val="CommentReference"/>
          <w:sz w:val="22"/>
          <w:szCs w:val="22"/>
        </w:rPr>
        <w:commentReference w:id="95"/>
      </w:r>
      <w:commentRangeEnd w:id="96"/>
      <w:r>
        <w:rPr>
          <w:rStyle w:val="CommentReference"/>
          <w:sz w:val="22"/>
          <w:szCs w:val="22"/>
        </w:rPr>
        <w:commentReference w:id="96"/>
      </w:r>
      <w:ins w:id="97" w:author="Debbie Herbert" w:date="2025-11-24T11:46:00Z" w16du:dateUtc="2025-11-24T16:46:00Z">
        <w:r w:rsidR="00B75EFC">
          <w:t xml:space="preserve"> – ss with dashboard</w:t>
        </w:r>
      </w:ins>
    </w:p>
    <w:p w14:paraId="4AA79C53" w14:textId="77777777" w:rsidR="006D571E" w:rsidRDefault="006D571E">
      <w:pPr>
        <w:pStyle w:val="Heading3"/>
      </w:pPr>
    </w:p>
    <w:p w14:paraId="69924779" w14:textId="08CC7C76" w:rsidR="00BA1A62" w:rsidRPr="001657B4" w:rsidRDefault="00FA4E34" w:rsidP="00C52E83">
      <w:pPr>
        <w:pStyle w:val="Heading3"/>
      </w:pPr>
      <w:bookmarkStart w:id="98" w:name="_Toc213923728"/>
      <w:r w:rsidRPr="001657B4">
        <w:t xml:space="preserve">3.02.05 </w:t>
      </w:r>
      <w:r w:rsidR="00766B80" w:rsidRPr="001657B4">
        <w:t>Decision Matrix</w:t>
      </w:r>
      <w:bookmarkEnd w:id="98"/>
    </w:p>
    <w:p w14:paraId="70784555" w14:textId="77777777" w:rsidR="00F86287" w:rsidRDefault="00F86287">
      <w:pPr>
        <w:pStyle w:val="Heading3"/>
      </w:pP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902"/>
        <w:gridCol w:w="1943"/>
        <w:gridCol w:w="4328"/>
        <w:gridCol w:w="1843"/>
      </w:tblGrid>
      <w:tr w:rsidR="00A12FF7" w:rsidRPr="00192729" w14:paraId="32D6F2EA" w14:textId="77777777" w:rsidTr="007120B6">
        <w:trPr>
          <w:tblHeader/>
          <w:tblCellSpacing w:w="15" w:type="dxa"/>
        </w:trPr>
        <w:tc>
          <w:tcPr>
            <w:tcW w:w="0" w:type="auto"/>
            <w:vAlign w:val="center"/>
            <w:hideMark/>
          </w:tcPr>
          <w:p w14:paraId="3245DF31" w14:textId="77777777" w:rsidR="00A12FF7" w:rsidRPr="006D6896" w:rsidRDefault="00A12FF7" w:rsidP="007120B6">
            <w:pPr>
              <w:rPr>
                <w:b/>
                <w:bCs/>
              </w:rPr>
            </w:pPr>
            <w:r w:rsidRPr="006D6896">
              <w:rPr>
                <w:b/>
                <w:bCs/>
              </w:rPr>
              <w:t>Req #</w:t>
            </w:r>
          </w:p>
        </w:tc>
        <w:tc>
          <w:tcPr>
            <w:tcW w:w="0" w:type="auto"/>
            <w:vAlign w:val="center"/>
            <w:hideMark/>
          </w:tcPr>
          <w:p w14:paraId="3D90171E" w14:textId="77777777" w:rsidR="00A12FF7" w:rsidRPr="00192729" w:rsidRDefault="00A12FF7" w:rsidP="007120B6">
            <w:pPr>
              <w:rPr>
                <w:b/>
                <w:bCs/>
              </w:rPr>
            </w:pPr>
            <w:r w:rsidRPr="00192729">
              <w:rPr>
                <w:b/>
                <w:bCs/>
              </w:rPr>
              <w:t>Requirement Name</w:t>
            </w:r>
          </w:p>
        </w:tc>
        <w:tc>
          <w:tcPr>
            <w:tcW w:w="0" w:type="auto"/>
            <w:vAlign w:val="center"/>
            <w:hideMark/>
          </w:tcPr>
          <w:p w14:paraId="5BD3BC34" w14:textId="77777777" w:rsidR="00A12FF7" w:rsidRPr="00192729" w:rsidRDefault="00A12FF7" w:rsidP="007120B6">
            <w:pPr>
              <w:rPr>
                <w:b/>
                <w:bCs/>
              </w:rPr>
            </w:pPr>
            <w:r>
              <w:rPr>
                <w:b/>
                <w:bCs/>
              </w:rPr>
              <w:t>Info</w:t>
            </w:r>
          </w:p>
        </w:tc>
        <w:tc>
          <w:tcPr>
            <w:tcW w:w="0" w:type="auto"/>
            <w:vAlign w:val="center"/>
            <w:hideMark/>
          </w:tcPr>
          <w:p w14:paraId="64E7FCB7" w14:textId="77777777" w:rsidR="00A12FF7" w:rsidRPr="00192729" w:rsidRDefault="00A12FF7" w:rsidP="007120B6">
            <w:pPr>
              <w:rPr>
                <w:b/>
                <w:bCs/>
              </w:rPr>
            </w:pPr>
            <w:r w:rsidRPr="00192729">
              <w:rPr>
                <w:b/>
                <w:bCs/>
              </w:rPr>
              <w:t>Implementation Approach</w:t>
            </w:r>
          </w:p>
        </w:tc>
      </w:tr>
      <w:tr w:rsidR="00215768" w:rsidRPr="00192729" w14:paraId="7C30935E" w14:textId="77777777" w:rsidTr="007120B6">
        <w:trPr>
          <w:tblCellSpacing w:w="15" w:type="dxa"/>
        </w:trPr>
        <w:tc>
          <w:tcPr>
            <w:tcW w:w="0" w:type="auto"/>
            <w:vAlign w:val="center"/>
            <w:hideMark/>
          </w:tcPr>
          <w:p w14:paraId="7B31CD33" w14:textId="2B15A331" w:rsidR="00215768" w:rsidRPr="00215768" w:rsidRDefault="00215768" w:rsidP="00215768">
            <w:pPr>
              <w:rPr>
                <w:b/>
                <w:bCs/>
              </w:rPr>
            </w:pPr>
            <w:r w:rsidRPr="00215768">
              <w:rPr>
                <w:rStyle w:val="font-bold"/>
                <w:b/>
                <w:bCs/>
                <w:bdr w:val="single" w:sz="2" w:space="0" w:color="E5E7EB" w:frame="1"/>
              </w:rPr>
              <w:t>REQ-3.02.01</w:t>
            </w:r>
          </w:p>
        </w:tc>
        <w:tc>
          <w:tcPr>
            <w:tcW w:w="0" w:type="auto"/>
            <w:vAlign w:val="center"/>
            <w:hideMark/>
          </w:tcPr>
          <w:p w14:paraId="409A27B2" w14:textId="59E19B16" w:rsidR="00215768" w:rsidRPr="00215768" w:rsidRDefault="00215768" w:rsidP="00215768">
            <w:r w:rsidRPr="00215768">
              <w:rPr>
                <w:rStyle w:val="font-semibold"/>
                <w:color w:val="111827"/>
                <w:bdr w:val="single" w:sz="2" w:space="0" w:color="E5E7EB" w:frame="1"/>
              </w:rPr>
              <w:t>Resource badging/tagging system</w:t>
            </w:r>
          </w:p>
        </w:tc>
        <w:tc>
          <w:tcPr>
            <w:tcW w:w="0" w:type="auto"/>
            <w:vAlign w:val="center"/>
            <w:hideMark/>
          </w:tcPr>
          <w:p w14:paraId="74F1AF67" w14:textId="1EE2C0FB" w:rsidR="00215768" w:rsidRPr="00215768" w:rsidRDefault="00215768" w:rsidP="00215768">
            <w:commentRangeStart w:id="99"/>
            <w:r w:rsidRPr="00215768">
              <w:rPr>
                <w:color w:val="374151"/>
              </w:rPr>
              <w:t xml:space="preserve">Site access requirements (healthcare facilities, government buildings, etc.). Track certifications and credentials </w:t>
            </w:r>
            <w:proofErr w:type="gramStart"/>
            <w:r w:rsidRPr="00215768">
              <w:rPr>
                <w:color w:val="374151"/>
              </w:rPr>
              <w:t>required</w:t>
            </w:r>
            <w:proofErr w:type="gramEnd"/>
            <w:r w:rsidRPr="00215768">
              <w:rPr>
                <w:color w:val="374151"/>
              </w:rPr>
              <w:t xml:space="preserve"> for specific job sites to ensure compliance with client access requirements.</w:t>
            </w:r>
            <w:commentRangeEnd w:id="99"/>
            <w:r w:rsidR="006F3EF6" w:rsidRPr="00215768">
              <w:rPr>
                <w:rStyle w:val="CommentReference"/>
                <w:sz w:val="22"/>
                <w:szCs w:val="22"/>
              </w:rPr>
              <w:commentReference w:id="99"/>
            </w:r>
          </w:p>
        </w:tc>
        <w:tc>
          <w:tcPr>
            <w:tcW w:w="0" w:type="auto"/>
            <w:vAlign w:val="center"/>
            <w:hideMark/>
          </w:tcPr>
          <w:p w14:paraId="76E2F727" w14:textId="5E159E0B" w:rsidR="00215768" w:rsidRPr="00215768" w:rsidRDefault="00215768" w:rsidP="00215768">
            <w:r w:rsidRPr="00215768">
              <w:rPr>
                <w:rStyle w:val="font-semibold"/>
                <w:color w:val="111827"/>
                <w:bdr w:val="single" w:sz="2" w:space="0" w:color="E5E7EB" w:frame="1"/>
              </w:rPr>
              <w:t>Align</w:t>
            </w:r>
          </w:p>
        </w:tc>
      </w:tr>
      <w:tr w:rsidR="00215768" w:rsidRPr="00192729" w14:paraId="4453B96B" w14:textId="77777777" w:rsidTr="007120B6">
        <w:trPr>
          <w:tblCellSpacing w:w="15" w:type="dxa"/>
        </w:trPr>
        <w:tc>
          <w:tcPr>
            <w:tcW w:w="0" w:type="auto"/>
            <w:vAlign w:val="center"/>
            <w:hideMark/>
          </w:tcPr>
          <w:p w14:paraId="6E927542" w14:textId="51E65AFE" w:rsidR="00215768" w:rsidRPr="00215768" w:rsidRDefault="00215768" w:rsidP="00215768">
            <w:pPr>
              <w:rPr>
                <w:b/>
                <w:bCs/>
              </w:rPr>
            </w:pPr>
            <w:r w:rsidRPr="00215768">
              <w:rPr>
                <w:rStyle w:val="font-bold"/>
                <w:b/>
                <w:bCs/>
                <w:bdr w:val="single" w:sz="2" w:space="0" w:color="E5E7EB" w:frame="1"/>
              </w:rPr>
              <w:t>REQ-3.02.02</w:t>
            </w:r>
          </w:p>
        </w:tc>
        <w:tc>
          <w:tcPr>
            <w:tcW w:w="0" w:type="auto"/>
            <w:vAlign w:val="center"/>
            <w:hideMark/>
          </w:tcPr>
          <w:p w14:paraId="03A9456A" w14:textId="114FC28D" w:rsidR="00215768" w:rsidRPr="00215768" w:rsidRDefault="00215768" w:rsidP="00215768">
            <w:r w:rsidRPr="00215768">
              <w:rPr>
                <w:rStyle w:val="font-semibold"/>
                <w:color w:val="111827"/>
                <w:bdr w:val="single" w:sz="2" w:space="0" w:color="E5E7EB" w:frame="1"/>
              </w:rPr>
              <w:t>Skills matrix tracking</w:t>
            </w:r>
          </w:p>
        </w:tc>
        <w:tc>
          <w:tcPr>
            <w:tcW w:w="0" w:type="auto"/>
            <w:vAlign w:val="center"/>
            <w:hideMark/>
          </w:tcPr>
          <w:p w14:paraId="0FD89E4C" w14:textId="378E8EFD" w:rsidR="00215768" w:rsidRPr="00215768" w:rsidRDefault="00215768" w:rsidP="00215768">
            <w:r w:rsidRPr="00215768">
              <w:rPr>
                <w:color w:val="374151"/>
              </w:rPr>
              <w:t>Resource capabilities and job complexity matching. Systematically track worker skills, experience levels, and specialty capabilities (e.g., field cuts, complex installations) to match resources to job requirements.</w:t>
            </w:r>
          </w:p>
        </w:tc>
        <w:tc>
          <w:tcPr>
            <w:tcW w:w="0" w:type="auto"/>
            <w:vAlign w:val="center"/>
            <w:hideMark/>
          </w:tcPr>
          <w:p w14:paraId="043D7239" w14:textId="537881A1" w:rsidR="00215768" w:rsidRPr="00215768" w:rsidRDefault="00215768" w:rsidP="00215768">
            <w:r w:rsidRPr="00215768">
              <w:rPr>
                <w:rStyle w:val="font-semibold"/>
                <w:color w:val="111827"/>
                <w:bdr w:val="single" w:sz="2" w:space="0" w:color="E5E7EB" w:frame="1"/>
              </w:rPr>
              <w:t>Align</w:t>
            </w:r>
          </w:p>
        </w:tc>
      </w:tr>
      <w:tr w:rsidR="00215768" w:rsidRPr="00192729" w14:paraId="592348FF" w14:textId="77777777" w:rsidTr="007120B6">
        <w:trPr>
          <w:tblCellSpacing w:w="15" w:type="dxa"/>
        </w:trPr>
        <w:tc>
          <w:tcPr>
            <w:tcW w:w="0" w:type="auto"/>
            <w:vAlign w:val="center"/>
            <w:hideMark/>
          </w:tcPr>
          <w:p w14:paraId="5AFD0700" w14:textId="37FF5AD7" w:rsidR="00215768" w:rsidRPr="00215768" w:rsidRDefault="00215768" w:rsidP="00215768">
            <w:pPr>
              <w:rPr>
                <w:b/>
                <w:bCs/>
              </w:rPr>
            </w:pPr>
            <w:r w:rsidRPr="00215768">
              <w:rPr>
                <w:rStyle w:val="font-bold"/>
                <w:b/>
                <w:bCs/>
                <w:bdr w:val="single" w:sz="2" w:space="0" w:color="E5E7EB" w:frame="1"/>
              </w:rPr>
              <w:t>REQ-3.02.03</w:t>
            </w:r>
          </w:p>
        </w:tc>
        <w:tc>
          <w:tcPr>
            <w:tcW w:w="0" w:type="auto"/>
            <w:vAlign w:val="center"/>
            <w:hideMark/>
          </w:tcPr>
          <w:p w14:paraId="38026FA1" w14:textId="4AFDCF81" w:rsidR="00215768" w:rsidRPr="00215768" w:rsidRDefault="00215768" w:rsidP="00215768">
            <w:r w:rsidRPr="00215768">
              <w:rPr>
                <w:rStyle w:val="font-semibold"/>
                <w:color w:val="111827"/>
                <w:bdr w:val="single" w:sz="2" w:space="0" w:color="E5E7EB" w:frame="1"/>
              </w:rPr>
              <w:t>Daily route planning</w:t>
            </w:r>
          </w:p>
        </w:tc>
        <w:tc>
          <w:tcPr>
            <w:tcW w:w="0" w:type="auto"/>
            <w:vAlign w:val="center"/>
            <w:hideMark/>
          </w:tcPr>
          <w:p w14:paraId="50814B27" w14:textId="70BB8894" w:rsidR="00215768" w:rsidRPr="00215768" w:rsidRDefault="00215768" w:rsidP="00215768">
            <w:r w:rsidRPr="00215768">
              <w:rPr>
                <w:color w:val="374151"/>
              </w:rPr>
              <w:t>Two delivery trucks in Northern and Southern California. Plan and optimize daily delivery routes for final mile deliveries in each region.</w:t>
            </w:r>
          </w:p>
        </w:tc>
        <w:tc>
          <w:tcPr>
            <w:tcW w:w="0" w:type="auto"/>
            <w:vAlign w:val="center"/>
            <w:hideMark/>
          </w:tcPr>
          <w:p w14:paraId="0B2D04F1" w14:textId="1AF48362" w:rsidR="00215768" w:rsidRPr="00215768" w:rsidRDefault="00215768" w:rsidP="00215768">
            <w:r w:rsidRPr="00215768">
              <w:rPr>
                <w:rStyle w:val="font-semibold"/>
                <w:color w:val="111827"/>
                <w:bdr w:val="single" w:sz="2" w:space="0" w:color="E5E7EB" w:frame="1"/>
              </w:rPr>
              <w:t>Align</w:t>
            </w:r>
          </w:p>
        </w:tc>
      </w:tr>
      <w:tr w:rsidR="00215768" w:rsidRPr="00192729" w14:paraId="78A1DA86" w14:textId="77777777" w:rsidTr="007120B6">
        <w:trPr>
          <w:tblCellSpacing w:w="15" w:type="dxa"/>
        </w:trPr>
        <w:tc>
          <w:tcPr>
            <w:tcW w:w="0" w:type="auto"/>
            <w:vAlign w:val="center"/>
            <w:hideMark/>
          </w:tcPr>
          <w:p w14:paraId="39B4485C" w14:textId="7171F6E8" w:rsidR="00215768" w:rsidRPr="00215768" w:rsidRDefault="00215768" w:rsidP="00215768">
            <w:pPr>
              <w:rPr>
                <w:b/>
                <w:bCs/>
              </w:rPr>
            </w:pPr>
            <w:r w:rsidRPr="00215768">
              <w:rPr>
                <w:rStyle w:val="font-bold"/>
                <w:b/>
                <w:bCs/>
                <w:bdr w:val="single" w:sz="2" w:space="0" w:color="E5E7EB" w:frame="1"/>
              </w:rPr>
              <w:t>REQ-3.02.04</w:t>
            </w:r>
          </w:p>
        </w:tc>
        <w:tc>
          <w:tcPr>
            <w:tcW w:w="0" w:type="auto"/>
            <w:vAlign w:val="center"/>
            <w:hideMark/>
          </w:tcPr>
          <w:p w14:paraId="5448D693" w14:textId="51A6E0FF" w:rsidR="00215768" w:rsidRPr="00215768" w:rsidRDefault="00215768" w:rsidP="00215768">
            <w:r w:rsidRPr="00215768">
              <w:rPr>
                <w:rStyle w:val="font-semibold"/>
                <w:color w:val="111827"/>
                <w:bdr w:val="single" w:sz="2" w:space="0" w:color="E5E7EB" w:frame="1"/>
              </w:rPr>
              <w:t>DUR order processing</w:t>
            </w:r>
          </w:p>
        </w:tc>
        <w:tc>
          <w:tcPr>
            <w:tcW w:w="0" w:type="auto"/>
            <w:vAlign w:val="center"/>
            <w:hideMark/>
          </w:tcPr>
          <w:p w14:paraId="095CA77D" w14:textId="03154B9B" w:rsidR="00215768" w:rsidRPr="00215768" w:rsidRDefault="00215768" w:rsidP="00215768">
            <w:r w:rsidRPr="00215768">
              <w:rPr>
                <w:color w:val="374151"/>
              </w:rPr>
              <w:t>DUR (Delivery Upon Receipt) order processing for final mile deliveries. Identify and process single-item deliveries when trucks are in client areas. Cost-only orders internal to operations.</w:t>
            </w:r>
          </w:p>
        </w:tc>
        <w:tc>
          <w:tcPr>
            <w:tcW w:w="0" w:type="auto"/>
            <w:vAlign w:val="center"/>
            <w:hideMark/>
          </w:tcPr>
          <w:p w14:paraId="429210F8" w14:textId="64045DA2" w:rsidR="00215768" w:rsidRPr="00215768" w:rsidRDefault="00215768" w:rsidP="00215768">
            <w:r w:rsidRPr="00215768">
              <w:rPr>
                <w:rStyle w:val="font-semibold"/>
                <w:color w:val="111827"/>
                <w:bdr w:val="single" w:sz="2" w:space="0" w:color="E5E7EB" w:frame="1"/>
              </w:rPr>
              <w:t>Align</w:t>
            </w:r>
          </w:p>
        </w:tc>
      </w:tr>
      <w:tr w:rsidR="00215768" w:rsidRPr="00192729" w14:paraId="7648B754" w14:textId="77777777" w:rsidTr="007120B6">
        <w:trPr>
          <w:tblCellSpacing w:w="15" w:type="dxa"/>
        </w:trPr>
        <w:tc>
          <w:tcPr>
            <w:tcW w:w="0" w:type="auto"/>
            <w:vAlign w:val="center"/>
            <w:hideMark/>
          </w:tcPr>
          <w:p w14:paraId="74493E1D" w14:textId="21459143" w:rsidR="00215768" w:rsidRPr="00215768" w:rsidRDefault="00215768" w:rsidP="00215768">
            <w:pPr>
              <w:rPr>
                <w:b/>
                <w:bCs/>
              </w:rPr>
            </w:pPr>
            <w:r w:rsidRPr="00215768">
              <w:rPr>
                <w:rStyle w:val="font-bold"/>
                <w:b/>
                <w:bCs/>
                <w:bdr w:val="single" w:sz="2" w:space="0" w:color="E5E7EB" w:frame="1"/>
              </w:rPr>
              <w:t>REQ-3.02.05</w:t>
            </w:r>
          </w:p>
        </w:tc>
        <w:tc>
          <w:tcPr>
            <w:tcW w:w="0" w:type="auto"/>
            <w:vAlign w:val="center"/>
            <w:hideMark/>
          </w:tcPr>
          <w:p w14:paraId="38E0CD0E" w14:textId="0110F899" w:rsidR="00215768" w:rsidRPr="00215768" w:rsidRDefault="00215768" w:rsidP="00215768">
            <w:r w:rsidRPr="00215768">
              <w:rPr>
                <w:rStyle w:val="font-semibold"/>
                <w:color w:val="111827"/>
                <w:bdr w:val="single" w:sz="2" w:space="0" w:color="E5E7EB" w:frame="1"/>
              </w:rPr>
              <w:t>Resource assignment by job requirements</w:t>
            </w:r>
          </w:p>
        </w:tc>
        <w:tc>
          <w:tcPr>
            <w:tcW w:w="0" w:type="auto"/>
            <w:vAlign w:val="center"/>
            <w:hideMark/>
          </w:tcPr>
          <w:p w14:paraId="232768EE" w14:textId="240CA040" w:rsidR="00215768" w:rsidRPr="00215768" w:rsidRDefault="00215768" w:rsidP="00215768">
            <w:r w:rsidRPr="00215768">
              <w:rPr>
                <w:color w:val="374151"/>
              </w:rPr>
              <w:t>Complex jobs require experienced leads, field cuts require specific skilled workers. System-driven resource assignment based on job complexity, required skills, certifications, and availability rather than institutional knowledge.</w:t>
            </w:r>
          </w:p>
        </w:tc>
        <w:tc>
          <w:tcPr>
            <w:tcW w:w="0" w:type="auto"/>
            <w:vAlign w:val="center"/>
            <w:hideMark/>
          </w:tcPr>
          <w:p w14:paraId="39F139F1" w14:textId="41346D14" w:rsidR="00215768" w:rsidRPr="00215768" w:rsidRDefault="00215768" w:rsidP="00215768">
            <w:r w:rsidRPr="00215768">
              <w:rPr>
                <w:rStyle w:val="font-semibold"/>
                <w:color w:val="111827"/>
                <w:bdr w:val="single" w:sz="2" w:space="0" w:color="E5E7EB" w:frame="1"/>
              </w:rPr>
              <w:t>Align</w:t>
            </w:r>
          </w:p>
        </w:tc>
      </w:tr>
      <w:tr w:rsidR="00215768" w:rsidRPr="00192729" w14:paraId="178725ED" w14:textId="77777777" w:rsidTr="007120B6">
        <w:trPr>
          <w:tblCellSpacing w:w="15" w:type="dxa"/>
        </w:trPr>
        <w:tc>
          <w:tcPr>
            <w:tcW w:w="0" w:type="auto"/>
            <w:vAlign w:val="center"/>
            <w:hideMark/>
          </w:tcPr>
          <w:p w14:paraId="5EADF71E" w14:textId="06199B73" w:rsidR="00215768" w:rsidRPr="00215768" w:rsidRDefault="00215768" w:rsidP="00215768">
            <w:pPr>
              <w:rPr>
                <w:b/>
                <w:bCs/>
              </w:rPr>
            </w:pPr>
            <w:r w:rsidRPr="00215768">
              <w:rPr>
                <w:rStyle w:val="font-bold"/>
                <w:b/>
                <w:bCs/>
                <w:bdr w:val="single" w:sz="2" w:space="0" w:color="E5E7EB" w:frame="1"/>
              </w:rPr>
              <w:t>REQ-3.02.06</w:t>
            </w:r>
          </w:p>
        </w:tc>
        <w:tc>
          <w:tcPr>
            <w:tcW w:w="0" w:type="auto"/>
            <w:vAlign w:val="center"/>
            <w:hideMark/>
          </w:tcPr>
          <w:p w14:paraId="52EE1F6D" w14:textId="3AE92D15" w:rsidR="00215768" w:rsidRPr="00215768" w:rsidRDefault="00215768" w:rsidP="00215768">
            <w:r w:rsidRPr="00215768">
              <w:rPr>
                <w:rStyle w:val="font-semibold"/>
                <w:color w:val="111827"/>
                <w:bdr w:val="single" w:sz="2" w:space="0" w:color="E5E7EB" w:frame="1"/>
              </w:rPr>
              <w:t>Route planning integration</w:t>
            </w:r>
          </w:p>
        </w:tc>
        <w:tc>
          <w:tcPr>
            <w:tcW w:w="0" w:type="auto"/>
            <w:vAlign w:val="center"/>
            <w:hideMark/>
          </w:tcPr>
          <w:p w14:paraId="14387729" w14:textId="48AB958F" w:rsidR="00215768" w:rsidRPr="00215768" w:rsidRDefault="00215768" w:rsidP="00215768">
            <w:r w:rsidRPr="00215768">
              <w:rPr>
                <w:color w:val="374151"/>
              </w:rPr>
              <w:t>Integration between route planning and work order system. Seamless connection between daily route optimization and work order management to eliminate manual handoffs and separate dispatching systems.</w:t>
            </w:r>
          </w:p>
        </w:tc>
        <w:tc>
          <w:tcPr>
            <w:tcW w:w="0" w:type="auto"/>
            <w:vAlign w:val="center"/>
            <w:hideMark/>
          </w:tcPr>
          <w:p w14:paraId="55401C36" w14:textId="76E43C64" w:rsidR="00215768" w:rsidRPr="00215768" w:rsidRDefault="00215768" w:rsidP="00215768">
            <w:r w:rsidRPr="00215768">
              <w:rPr>
                <w:rStyle w:val="font-semibold"/>
                <w:color w:val="111827"/>
                <w:bdr w:val="single" w:sz="2" w:space="0" w:color="E5E7EB" w:frame="1"/>
              </w:rPr>
              <w:t>Align</w:t>
            </w:r>
          </w:p>
        </w:tc>
      </w:tr>
    </w:tbl>
    <w:p w14:paraId="3698BE97" w14:textId="0DBAC700" w:rsidR="01DB676D" w:rsidRDefault="01DB676D"/>
    <w:p w14:paraId="1621DA29" w14:textId="77777777" w:rsidR="00A12FF7" w:rsidRDefault="00A12FF7">
      <w:pPr>
        <w:pStyle w:val="Heading3"/>
      </w:pPr>
    </w:p>
    <w:p w14:paraId="45160751" w14:textId="77777777" w:rsidR="00A12FF7" w:rsidRDefault="00A12FF7">
      <w:pPr>
        <w:pStyle w:val="Heading3"/>
      </w:pP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00" w:type="dxa"/>
          <w:left w:w="180" w:type="dxa"/>
          <w:bottom w:w="100" w:type="dxa"/>
          <w:right w:w="180" w:type="dxa"/>
        </w:tblCellMar>
        <w:tblLook w:val="04A0" w:firstRow="1" w:lastRow="0" w:firstColumn="1" w:lastColumn="0" w:noHBand="0" w:noVBand="1"/>
      </w:tblPr>
      <w:tblGrid>
        <w:gridCol w:w="4516"/>
        <w:gridCol w:w="4508"/>
      </w:tblGrid>
      <w:tr w:rsidR="00BA1A62" w14:paraId="594DBC9F" w14:textId="77777777">
        <w:trPr>
          <w:tblHeader/>
        </w:trPr>
        <w:tc>
          <w:tcPr>
            <w:tcW w:w="4680" w:type="dxa"/>
            <w:tcBorders>
              <w:top w:val="single" w:sz="1" w:space="0" w:color="000000"/>
              <w:left w:val="single" w:sz="1" w:space="0" w:color="000000"/>
              <w:bottom w:val="single" w:sz="1" w:space="0" w:color="000000"/>
              <w:right w:val="single" w:sz="1" w:space="0" w:color="000000"/>
            </w:tcBorders>
            <w:shd w:val="clear" w:color="auto" w:fill="4472C4"/>
          </w:tcPr>
          <w:p w14:paraId="2BCCE3DF" w14:textId="77777777" w:rsidR="00BA1A62" w:rsidRDefault="00FA4E34">
            <w:pPr>
              <w:jc w:val="center"/>
            </w:pPr>
            <w:r>
              <w:rPr>
                <w:b/>
                <w:bCs/>
                <w:i/>
                <w:iCs/>
                <w:color w:val="FFFFFF"/>
              </w:rPr>
              <w:t>Client Feedback</w:t>
            </w:r>
          </w:p>
        </w:tc>
        <w:tc>
          <w:tcPr>
            <w:tcW w:w="4680" w:type="dxa"/>
            <w:tcBorders>
              <w:top w:val="single" w:sz="1" w:space="0" w:color="000000"/>
              <w:left w:val="single" w:sz="1" w:space="0" w:color="000000"/>
              <w:bottom w:val="single" w:sz="1" w:space="0" w:color="000000"/>
              <w:right w:val="single" w:sz="1" w:space="0" w:color="000000"/>
            </w:tcBorders>
            <w:shd w:val="clear" w:color="auto" w:fill="4472C4"/>
          </w:tcPr>
          <w:p w14:paraId="6E4E9F9A" w14:textId="77777777" w:rsidR="00BA1A62" w:rsidRDefault="00FA4E34">
            <w:pPr>
              <w:jc w:val="center"/>
            </w:pPr>
            <w:r>
              <w:rPr>
                <w:b/>
                <w:bCs/>
                <w:i/>
                <w:iCs/>
                <w:color w:val="FFFFFF"/>
              </w:rPr>
              <w:t>GSI Response</w:t>
            </w:r>
          </w:p>
        </w:tc>
      </w:tr>
      <w:tr w:rsidR="00BA1A62" w14:paraId="5FD9A174" w14:textId="77777777">
        <w:tc>
          <w:tcPr>
            <w:tcW w:w="4680" w:type="dxa"/>
            <w:tcBorders>
              <w:top w:val="single" w:sz="1" w:space="0" w:color="000000"/>
              <w:left w:val="single" w:sz="1" w:space="0" w:color="000000"/>
              <w:bottom w:val="single" w:sz="1" w:space="0" w:color="000000"/>
              <w:right w:val="single" w:sz="1" w:space="0" w:color="000000"/>
            </w:tcBorders>
          </w:tcPr>
          <w:p w14:paraId="164A0C56" w14:textId="77777777" w:rsidR="00BA1A62" w:rsidRDefault="00FA4E34">
            <w:r>
              <w:t>&lt;Comment&gt;</w:t>
            </w:r>
          </w:p>
        </w:tc>
        <w:tc>
          <w:tcPr>
            <w:tcW w:w="4680" w:type="dxa"/>
            <w:tcBorders>
              <w:top w:val="single" w:sz="1" w:space="0" w:color="000000"/>
              <w:left w:val="single" w:sz="1" w:space="0" w:color="000000"/>
              <w:bottom w:val="single" w:sz="1" w:space="0" w:color="000000"/>
              <w:right w:val="single" w:sz="1" w:space="0" w:color="000000"/>
            </w:tcBorders>
          </w:tcPr>
          <w:p w14:paraId="31C7FA49" w14:textId="77777777" w:rsidR="00BA1A62" w:rsidRDefault="00BA1A62"/>
        </w:tc>
      </w:tr>
    </w:tbl>
    <w:p w14:paraId="3B13BE4D" w14:textId="77777777" w:rsidR="00BA1A62" w:rsidRDefault="00BA1A62">
      <w:pPr>
        <w:pageBreakBefore/>
      </w:pPr>
    </w:p>
    <w:p w14:paraId="7F785DAB" w14:textId="77777777" w:rsidR="00BA1A62" w:rsidRPr="00C52E83" w:rsidRDefault="00FA4E34" w:rsidP="00C52E83">
      <w:pPr>
        <w:pStyle w:val="Heading2"/>
      </w:pPr>
      <w:bookmarkStart w:id="100" w:name="_Toc213923729"/>
      <w:r w:rsidRPr="00C52E83">
        <w:t>3.03 Work Order Management</w:t>
      </w:r>
      <w:bookmarkEnd w:id="100"/>
    </w:p>
    <w:p w14:paraId="45746C86" w14:textId="77777777" w:rsidR="001657B4" w:rsidRPr="001657B4" w:rsidRDefault="001657B4" w:rsidP="001657B4">
      <w:pPr>
        <w:pStyle w:val="Heading2"/>
      </w:pPr>
    </w:p>
    <w:p w14:paraId="47AE772F" w14:textId="77777777" w:rsidR="00BA1A62" w:rsidRPr="00BF745A" w:rsidRDefault="00FA4E34" w:rsidP="00C52E83">
      <w:pPr>
        <w:pStyle w:val="Heading3"/>
      </w:pPr>
      <w:bookmarkStart w:id="101" w:name="_Toc213923730"/>
      <w:r w:rsidRPr="00BF745A">
        <w:t>3.03.01 Your Business Requirements</w:t>
      </w:r>
      <w:bookmarkEnd w:id="101"/>
    </w:p>
    <w:p w14:paraId="0B1F2EE7" w14:textId="77777777" w:rsidR="00BA1A62" w:rsidRDefault="00FA4E34">
      <w:pPr>
        <w:spacing w:after="200"/>
      </w:pPr>
      <w:r>
        <w:t>Pivot Interiors requires sophisticated work order management that streamlines creation, supports complex phased installations, and eliminates manual handoffs between systems. Key requirements include:</w:t>
      </w:r>
    </w:p>
    <w:p w14:paraId="46570BD0" w14:textId="44B6D451" w:rsidR="00BA1A62" w:rsidRDefault="004C57C8" w:rsidP="003628DC">
      <w:r w:rsidRPr="003628DC">
        <w:rPr>
          <w:b/>
          <w:bCs/>
          <w:sz w:val="20"/>
        </w:rPr>
        <w:t>REQ-3.0</w:t>
      </w:r>
      <w:r w:rsidR="008478F7">
        <w:rPr>
          <w:b/>
          <w:bCs/>
          <w:sz w:val="20"/>
        </w:rPr>
        <w:t>3</w:t>
      </w:r>
      <w:r w:rsidRPr="003628DC">
        <w:rPr>
          <w:b/>
          <w:bCs/>
          <w:sz w:val="20"/>
        </w:rPr>
        <w:t>.01:</w:t>
      </w:r>
      <w:r w:rsidRPr="003628DC">
        <w:rPr>
          <w:sz w:val="20"/>
        </w:rPr>
        <w:t xml:space="preserve"> </w:t>
      </w:r>
      <w:r w:rsidR="00FA4E34">
        <w:t>Streamlined work order creation from sales order lines</w:t>
      </w:r>
    </w:p>
    <w:p w14:paraId="012DA7E7" w14:textId="77777777" w:rsidR="003628DC" w:rsidRDefault="003628DC" w:rsidP="003628DC"/>
    <w:p w14:paraId="146D17BC" w14:textId="43283B1B" w:rsidR="00BA1A62" w:rsidRDefault="004C57C8" w:rsidP="003628DC">
      <w:r w:rsidRPr="15D12045">
        <w:rPr>
          <w:b/>
          <w:sz w:val="20"/>
          <w:szCs w:val="20"/>
        </w:rPr>
        <w:t>REQ-3.0</w:t>
      </w:r>
      <w:r w:rsidR="008478F7" w:rsidRPr="15D12045">
        <w:rPr>
          <w:b/>
          <w:sz w:val="20"/>
          <w:szCs w:val="20"/>
        </w:rPr>
        <w:t>3</w:t>
      </w:r>
      <w:r w:rsidRPr="15D12045">
        <w:rPr>
          <w:b/>
          <w:sz w:val="20"/>
          <w:szCs w:val="20"/>
        </w:rPr>
        <w:t>.02:</w:t>
      </w:r>
      <w:r w:rsidRPr="15D12045">
        <w:rPr>
          <w:sz w:val="20"/>
          <w:szCs w:val="20"/>
        </w:rPr>
        <w:t xml:space="preserve"> </w:t>
      </w:r>
      <w:r w:rsidR="00FA4E34">
        <w:t xml:space="preserve">Automated dashboard reminders when all purchase orders are acknowledged </w:t>
      </w:r>
      <w:commentRangeStart w:id="102"/>
      <w:commentRangeStart w:id="103"/>
      <w:commentRangeStart w:id="104"/>
      <w:r w:rsidR="00FA4E34">
        <w:t>and</w:t>
      </w:r>
      <w:commentRangeEnd w:id="102"/>
      <w:r w:rsidR="00DD13E7">
        <w:rPr>
          <w:rStyle w:val="CommentReference"/>
          <w:sz w:val="22"/>
          <w:szCs w:val="22"/>
        </w:rPr>
        <w:commentReference w:id="102"/>
      </w:r>
      <w:commentRangeEnd w:id="103"/>
      <w:r>
        <w:rPr>
          <w:rStyle w:val="CommentReference"/>
          <w:sz w:val="22"/>
          <w:szCs w:val="22"/>
        </w:rPr>
        <w:commentReference w:id="103"/>
      </w:r>
      <w:commentRangeEnd w:id="104"/>
      <w:r>
        <w:rPr>
          <w:rStyle w:val="CommentReference"/>
          <w:sz w:val="22"/>
          <w:szCs w:val="22"/>
        </w:rPr>
        <w:commentReference w:id="104"/>
      </w:r>
      <w:r w:rsidR="00FA4E34">
        <w:t xml:space="preserve"> ready for scheduling</w:t>
      </w:r>
    </w:p>
    <w:p w14:paraId="6B7F9B38" w14:textId="77777777" w:rsidR="003628DC" w:rsidRDefault="003628DC" w:rsidP="003628DC"/>
    <w:p w14:paraId="383453B9" w14:textId="67F8B89E" w:rsidR="00BA1A62" w:rsidRDefault="004C57C8" w:rsidP="003628DC">
      <w:r w:rsidRPr="003628DC">
        <w:rPr>
          <w:b/>
          <w:bCs/>
          <w:sz w:val="20"/>
        </w:rPr>
        <w:t>REQ-3.0</w:t>
      </w:r>
      <w:r w:rsidR="008478F7">
        <w:rPr>
          <w:b/>
          <w:bCs/>
          <w:sz w:val="20"/>
        </w:rPr>
        <w:t>3</w:t>
      </w:r>
      <w:r w:rsidRPr="003628DC">
        <w:rPr>
          <w:b/>
          <w:bCs/>
          <w:sz w:val="20"/>
        </w:rPr>
        <w:t>.03:</w:t>
      </w:r>
      <w:r w:rsidRPr="003628DC">
        <w:rPr>
          <w:sz w:val="20"/>
        </w:rPr>
        <w:t xml:space="preserve"> </w:t>
      </w:r>
      <w:r w:rsidR="00FA4E34">
        <w:t>Custom groupings in smart table for purchase order organization</w:t>
      </w:r>
    </w:p>
    <w:p w14:paraId="5FCF1A12" w14:textId="77777777" w:rsidR="003628DC" w:rsidRDefault="003628DC" w:rsidP="003628DC"/>
    <w:p w14:paraId="4A7CC489" w14:textId="710090BD" w:rsidR="00BA1A62" w:rsidRDefault="004C57C8" w:rsidP="003628DC">
      <w:r w:rsidRPr="003628DC">
        <w:rPr>
          <w:b/>
          <w:bCs/>
          <w:sz w:val="20"/>
        </w:rPr>
        <w:t>REQ-3.0</w:t>
      </w:r>
      <w:r w:rsidR="008478F7">
        <w:rPr>
          <w:b/>
          <w:bCs/>
          <w:sz w:val="20"/>
        </w:rPr>
        <w:t>3</w:t>
      </w:r>
      <w:r w:rsidRPr="003628DC">
        <w:rPr>
          <w:b/>
          <w:bCs/>
          <w:sz w:val="20"/>
        </w:rPr>
        <w:t>.04:</w:t>
      </w:r>
      <w:r w:rsidRPr="003628DC">
        <w:rPr>
          <w:sz w:val="20"/>
        </w:rPr>
        <w:t xml:space="preserve"> </w:t>
      </w:r>
      <w:r w:rsidR="00FA4E34">
        <w:t>Work order creation based on purchase order groups rather than line items</w:t>
      </w:r>
    </w:p>
    <w:p w14:paraId="2036C3AA" w14:textId="77777777" w:rsidR="003628DC" w:rsidRDefault="003628DC" w:rsidP="003628DC"/>
    <w:p w14:paraId="4772DD16" w14:textId="58A7BC5E" w:rsidR="003628DC" w:rsidRDefault="004C57C8" w:rsidP="003628DC">
      <w:r w:rsidRPr="01DB676D">
        <w:rPr>
          <w:b/>
          <w:sz w:val="20"/>
          <w:szCs w:val="20"/>
        </w:rPr>
        <w:t>REQ-3.0</w:t>
      </w:r>
      <w:r w:rsidR="008478F7" w:rsidRPr="01DB676D">
        <w:rPr>
          <w:b/>
          <w:sz w:val="20"/>
          <w:szCs w:val="20"/>
        </w:rPr>
        <w:t>3</w:t>
      </w:r>
      <w:r w:rsidRPr="01DB676D">
        <w:rPr>
          <w:b/>
          <w:sz w:val="20"/>
          <w:szCs w:val="20"/>
        </w:rPr>
        <w:t>.05:</w:t>
      </w:r>
      <w:r w:rsidRPr="01DB676D">
        <w:rPr>
          <w:sz w:val="20"/>
          <w:szCs w:val="20"/>
        </w:rPr>
        <w:t xml:space="preserve"> </w:t>
      </w:r>
      <w:r w:rsidR="00FA4E34">
        <w:t xml:space="preserve">Support for phased installations </w:t>
      </w:r>
    </w:p>
    <w:p w14:paraId="2BFE12D4" w14:textId="68E51045" w:rsidR="01DB676D" w:rsidRDefault="01DB676D"/>
    <w:p w14:paraId="409364FD" w14:textId="28D95B5E" w:rsidR="00BA1A62" w:rsidRDefault="006E3E78" w:rsidP="003628DC">
      <w:r w:rsidRPr="003628DC">
        <w:rPr>
          <w:b/>
          <w:bCs/>
          <w:sz w:val="20"/>
        </w:rPr>
        <w:t>REQ-3.0</w:t>
      </w:r>
      <w:r w:rsidR="008478F7">
        <w:rPr>
          <w:b/>
          <w:bCs/>
          <w:sz w:val="20"/>
        </w:rPr>
        <w:t>3</w:t>
      </w:r>
      <w:r w:rsidRPr="003628DC">
        <w:rPr>
          <w:b/>
          <w:bCs/>
          <w:sz w:val="20"/>
        </w:rPr>
        <w:t>.06:</w:t>
      </w:r>
      <w:r w:rsidRPr="003628DC">
        <w:rPr>
          <w:sz w:val="20"/>
        </w:rPr>
        <w:t xml:space="preserve"> </w:t>
      </w:r>
      <w:r w:rsidR="00FA4E34">
        <w:t>Multiple work order events for single work orders</w:t>
      </w:r>
    </w:p>
    <w:p w14:paraId="59C615E3" w14:textId="77777777" w:rsidR="003628DC" w:rsidRDefault="003628DC" w:rsidP="003628DC"/>
    <w:p w14:paraId="71961A38" w14:textId="5F730DF0" w:rsidR="00BA1A62" w:rsidRDefault="006E3E78" w:rsidP="003628DC">
      <w:r w:rsidRPr="003628DC">
        <w:rPr>
          <w:b/>
          <w:bCs/>
          <w:sz w:val="20"/>
        </w:rPr>
        <w:t>REQ-3.0</w:t>
      </w:r>
      <w:r w:rsidR="008478F7">
        <w:rPr>
          <w:b/>
          <w:bCs/>
          <w:sz w:val="20"/>
        </w:rPr>
        <w:t>3</w:t>
      </w:r>
      <w:r w:rsidRPr="003628DC">
        <w:rPr>
          <w:b/>
          <w:bCs/>
          <w:sz w:val="20"/>
        </w:rPr>
        <w:t>.07:</w:t>
      </w:r>
      <w:r w:rsidRPr="003628DC">
        <w:rPr>
          <w:sz w:val="20"/>
        </w:rPr>
        <w:t xml:space="preserve"> </w:t>
      </w:r>
      <w:r w:rsidR="00FA4E34">
        <w:t>Elimination of manual file transfer and duplication across systems</w:t>
      </w:r>
    </w:p>
    <w:p w14:paraId="5930F5EF" w14:textId="77777777" w:rsidR="003628DC" w:rsidRDefault="003628DC" w:rsidP="003628DC"/>
    <w:p w14:paraId="2678CE28" w14:textId="766B35F3" w:rsidR="00BA1A62" w:rsidRDefault="006E3E78" w:rsidP="003628DC">
      <w:r w:rsidRPr="01DB676D">
        <w:rPr>
          <w:b/>
          <w:sz w:val="20"/>
          <w:szCs w:val="20"/>
        </w:rPr>
        <w:t>REQ-3.0</w:t>
      </w:r>
      <w:r w:rsidR="008478F7" w:rsidRPr="01DB676D">
        <w:rPr>
          <w:b/>
          <w:sz w:val="20"/>
          <w:szCs w:val="20"/>
        </w:rPr>
        <w:t>3</w:t>
      </w:r>
      <w:r w:rsidRPr="01DB676D">
        <w:rPr>
          <w:b/>
          <w:sz w:val="20"/>
          <w:szCs w:val="20"/>
        </w:rPr>
        <w:t>.08:</w:t>
      </w:r>
      <w:r w:rsidRPr="01DB676D">
        <w:rPr>
          <w:sz w:val="20"/>
          <w:szCs w:val="20"/>
        </w:rPr>
        <w:t xml:space="preserve"> </w:t>
      </w:r>
      <w:r w:rsidR="00FA4E34">
        <w:t>Coordination with installation managers for scheduling</w:t>
      </w:r>
    </w:p>
    <w:p w14:paraId="2BBAB1EF" w14:textId="77777777" w:rsidR="003628DC" w:rsidRDefault="003628DC" w:rsidP="003628DC"/>
    <w:p w14:paraId="03899918" w14:textId="75A62C51" w:rsidR="00BA1A62" w:rsidRDefault="006E3E78" w:rsidP="003628DC">
      <w:r w:rsidRPr="003628DC">
        <w:rPr>
          <w:b/>
          <w:bCs/>
          <w:sz w:val="20"/>
        </w:rPr>
        <w:t>REQ-3.0</w:t>
      </w:r>
      <w:r w:rsidR="008478F7">
        <w:rPr>
          <w:b/>
          <w:bCs/>
          <w:sz w:val="20"/>
        </w:rPr>
        <w:t>3</w:t>
      </w:r>
      <w:r w:rsidRPr="003628DC">
        <w:rPr>
          <w:b/>
          <w:bCs/>
          <w:sz w:val="20"/>
        </w:rPr>
        <w:t>.09:</w:t>
      </w:r>
      <w:r w:rsidRPr="003628DC">
        <w:rPr>
          <w:sz w:val="20"/>
        </w:rPr>
        <w:t xml:space="preserve"> </w:t>
      </w:r>
      <w:r w:rsidR="00FA4E34">
        <w:t>Automated notifications when work orders are scheduled</w:t>
      </w:r>
    </w:p>
    <w:p w14:paraId="3E512923" w14:textId="77777777" w:rsidR="00C52E83" w:rsidRDefault="00C52E83" w:rsidP="003628DC"/>
    <w:p w14:paraId="69D43A28" w14:textId="77777777" w:rsidR="003628DC" w:rsidRDefault="003628DC" w:rsidP="003628DC"/>
    <w:p w14:paraId="50C2E8E9" w14:textId="77777777" w:rsidR="00BA1A62" w:rsidRDefault="00FA4E34" w:rsidP="00C52E83">
      <w:pPr>
        <w:pStyle w:val="Heading3"/>
      </w:pPr>
      <w:bookmarkStart w:id="105" w:name="_Toc213923731"/>
      <w:r>
        <w:t>3.03.02 Current State Process</w:t>
      </w:r>
      <w:bookmarkEnd w:id="105"/>
    </w:p>
    <w:p w14:paraId="606E1F84" w14:textId="77777777" w:rsidR="00BA1A62" w:rsidRDefault="00FA4E34">
      <w:pPr>
        <w:spacing w:after="200"/>
      </w:pPr>
      <w:r>
        <w:t>Current work order process involves multiple systems with significant manual handoffs and file duplication. Project Coordinators and Project Managers create work orders in Workfront after coordinating with installation managers and clients, then work orders are manually transferred to IQ Coordinator for installation team processing.</w:t>
      </w:r>
    </w:p>
    <w:p w14:paraId="7BBBE1DE" w14:textId="77777777" w:rsidR="00BA1A62" w:rsidRDefault="00FA4E34">
      <w:pPr>
        <w:spacing w:after="100"/>
      </w:pPr>
      <w:r>
        <w:rPr>
          <w:b/>
          <w:bCs/>
        </w:rPr>
        <w:t>Process Flow:</w:t>
      </w:r>
    </w:p>
    <w:p w14:paraId="71D4F675" w14:textId="77777777" w:rsidR="00BA1A62" w:rsidRDefault="00FA4E34" w:rsidP="00BF745A">
      <w:pPr>
        <w:pStyle w:val="ListParagraph"/>
        <w:numPr>
          <w:ilvl w:val="0"/>
          <w:numId w:val="17"/>
        </w:numPr>
      </w:pPr>
      <w:r>
        <w:t>PC/PM reaches out to installation manager outside system to discuss availability for specific week</w:t>
      </w:r>
    </w:p>
    <w:p w14:paraId="11FFED9A" w14:textId="77777777" w:rsidR="00BA1A62" w:rsidRDefault="00FA4E34" w:rsidP="00BF745A">
      <w:pPr>
        <w:pStyle w:val="ListParagraph"/>
        <w:numPr>
          <w:ilvl w:val="0"/>
          <w:numId w:val="17"/>
        </w:numPr>
      </w:pPr>
      <w:r>
        <w:t>Installation manager confirms capacity and provides specific dates</w:t>
      </w:r>
    </w:p>
    <w:p w14:paraId="224AF39B" w14:textId="77777777" w:rsidR="00BA1A62" w:rsidRDefault="00FA4E34" w:rsidP="00BF745A">
      <w:pPr>
        <w:pStyle w:val="ListParagraph"/>
        <w:numPr>
          <w:ilvl w:val="0"/>
          <w:numId w:val="17"/>
        </w:numPr>
      </w:pPr>
      <w:r>
        <w:t xml:space="preserve">PC/PM contacts </w:t>
      </w:r>
      <w:proofErr w:type="gramStart"/>
      <w:r>
        <w:t>client</w:t>
      </w:r>
      <w:proofErr w:type="gramEnd"/>
      <w:r>
        <w:t xml:space="preserve"> to confirm dates work for their schedule</w:t>
      </w:r>
    </w:p>
    <w:p w14:paraId="30703FCD" w14:textId="77777777" w:rsidR="00BA1A62" w:rsidRDefault="00FA4E34" w:rsidP="00BF745A">
      <w:pPr>
        <w:pStyle w:val="ListParagraph"/>
        <w:numPr>
          <w:ilvl w:val="0"/>
          <w:numId w:val="17"/>
        </w:numPr>
      </w:pPr>
      <w:r>
        <w:t xml:space="preserve">After client approval, formal work order </w:t>
      </w:r>
      <w:proofErr w:type="gramStart"/>
      <w:r>
        <w:t>created</w:t>
      </w:r>
      <w:proofErr w:type="gramEnd"/>
      <w:r>
        <w:t xml:space="preserve"> in Workfront with scope, dates, and PO numbers</w:t>
      </w:r>
    </w:p>
    <w:p w14:paraId="5D4C61AE" w14:textId="77777777" w:rsidR="00BA1A62" w:rsidRDefault="00FA4E34" w:rsidP="00BF745A">
      <w:pPr>
        <w:pStyle w:val="ListParagraph"/>
        <w:numPr>
          <w:ilvl w:val="0"/>
          <w:numId w:val="17"/>
        </w:numPr>
      </w:pPr>
      <w:r>
        <w:t>Work order submitted in Workfront to installation team</w:t>
      </w:r>
    </w:p>
    <w:p w14:paraId="564C319E" w14:textId="77777777" w:rsidR="00BA1A62" w:rsidRDefault="00FA4E34" w:rsidP="00BF745A">
      <w:pPr>
        <w:pStyle w:val="ListParagraph"/>
        <w:numPr>
          <w:ilvl w:val="0"/>
          <w:numId w:val="17"/>
        </w:numPr>
      </w:pPr>
      <w:r>
        <w:t>Installation team manually transfers text and information from Workfront to IQ Coordinator</w:t>
      </w:r>
    </w:p>
    <w:p w14:paraId="44185955" w14:textId="77777777" w:rsidR="00BA1A62" w:rsidRDefault="00FA4E34" w:rsidP="00BF745A">
      <w:pPr>
        <w:pStyle w:val="ListParagraph"/>
        <w:numPr>
          <w:ilvl w:val="0"/>
          <w:numId w:val="17"/>
        </w:numPr>
      </w:pPr>
      <w:r>
        <w:t>Pick/pack lists printed from D365</w:t>
      </w:r>
    </w:p>
    <w:p w14:paraId="7527F109" w14:textId="77777777" w:rsidR="00BA1A62" w:rsidRDefault="00FA4E34" w:rsidP="00BF745A">
      <w:pPr>
        <w:pStyle w:val="ListParagraph"/>
        <w:numPr>
          <w:ilvl w:val="0"/>
          <w:numId w:val="17"/>
        </w:numPr>
      </w:pPr>
      <w:r>
        <w:t>Installation scheduled in IQ</w:t>
      </w:r>
    </w:p>
    <w:p w14:paraId="1856DA56" w14:textId="77777777" w:rsidR="00BA1A62" w:rsidRDefault="00FA4E34" w:rsidP="00BF745A">
      <w:pPr>
        <w:pStyle w:val="ListParagraph"/>
        <w:numPr>
          <w:ilvl w:val="0"/>
          <w:numId w:val="17"/>
        </w:numPr>
        <w:spacing w:after="200"/>
      </w:pPr>
      <w:r>
        <w:t>Automated email sent to PC/PM when installation scheduled</w:t>
      </w:r>
    </w:p>
    <w:p w14:paraId="4D9F37C5" w14:textId="77777777" w:rsidR="00FA7261" w:rsidRDefault="00FA7261">
      <w:pPr>
        <w:rPr>
          <w:b/>
          <w:bCs/>
        </w:rPr>
      </w:pPr>
      <w:r>
        <w:rPr>
          <w:b/>
          <w:bCs/>
        </w:rPr>
        <w:br w:type="page"/>
      </w:r>
    </w:p>
    <w:p w14:paraId="5702D6A7" w14:textId="168A2AF8" w:rsidR="00BA1A62" w:rsidRDefault="00FA4E34">
      <w:pPr>
        <w:spacing w:after="100"/>
      </w:pPr>
      <w:r>
        <w:rPr>
          <w:b/>
          <w:bCs/>
        </w:rPr>
        <w:t>Phasing Strategy:</w:t>
      </w:r>
    </w:p>
    <w:p w14:paraId="14DFF7D1" w14:textId="77777777" w:rsidR="00FA7261" w:rsidRPr="00FA7261" w:rsidRDefault="00FA7261" w:rsidP="00FA7261">
      <w:pPr>
        <w:spacing w:before="100" w:beforeAutospacing="1" w:after="100" w:afterAutospacing="1"/>
        <w:rPr>
          <w:rFonts w:eastAsia="Times New Roman"/>
          <w:color w:val="000000"/>
        </w:rPr>
      </w:pPr>
      <w:r w:rsidRPr="00FA7261">
        <w:rPr>
          <w:rFonts w:eastAsia="Times New Roman"/>
          <w:color w:val="000000"/>
        </w:rPr>
        <w:t>Work orders are intentionally structured at the </w:t>
      </w:r>
      <w:r w:rsidRPr="00FA7261">
        <w:rPr>
          <w:rFonts w:eastAsia="Times New Roman"/>
          <w:b/>
          <w:bCs/>
          <w:color w:val="000000"/>
        </w:rPr>
        <w:t>purchase-order level (rather than individual line items)</w:t>
      </w:r>
      <w:r w:rsidRPr="00FA7261">
        <w:rPr>
          <w:rFonts w:eastAsia="Times New Roman"/>
          <w:color w:val="000000"/>
        </w:rPr>
        <w:t> to support complex, multi-phase fulfillment models and optimize warehouse picking, staging, and outbound logistics. Large-scale installations follow a </w:t>
      </w:r>
      <w:r w:rsidRPr="00FA7261">
        <w:rPr>
          <w:rFonts w:eastAsia="Times New Roman"/>
          <w:b/>
          <w:bCs/>
          <w:color w:val="000000"/>
        </w:rPr>
        <w:t>sequenced delivery cadence</w:t>
      </w:r>
      <w:r w:rsidRPr="00FA7261">
        <w:rPr>
          <w:rFonts w:eastAsia="Times New Roman"/>
          <w:color w:val="000000"/>
        </w:rPr>
        <w:t>—for example, Day 1 (~40% of materials), Day 3 (~40%), and Day 5 (final ~20%, including chairs and lighter components)—requiring tightly coordinated inventory availability, labor resourcing, dock scheduling, and carrier management.</w:t>
      </w:r>
    </w:p>
    <w:p w14:paraId="18F392DC" w14:textId="15D22FEB" w:rsidR="00FA7261" w:rsidRPr="00FA7261" w:rsidRDefault="00FA7261" w:rsidP="00FA7261">
      <w:pPr>
        <w:spacing w:before="100" w:beforeAutospacing="1" w:after="100" w:afterAutospacing="1"/>
        <w:rPr>
          <w:rFonts w:eastAsia="Times New Roman"/>
          <w:color w:val="000000"/>
        </w:rPr>
      </w:pPr>
      <w:r w:rsidRPr="00FA7261">
        <w:rPr>
          <w:rFonts w:eastAsia="Times New Roman"/>
          <w:color w:val="000000"/>
        </w:rPr>
        <w:t>To enable these phased deployments, </w:t>
      </w:r>
      <w:r w:rsidRPr="00FA7261">
        <w:rPr>
          <w:rFonts w:eastAsia="Times New Roman"/>
          <w:b/>
          <w:bCs/>
          <w:color w:val="000000"/>
        </w:rPr>
        <w:t>custom PO groupings</w:t>
      </w:r>
      <w:r w:rsidRPr="00FA7261">
        <w:rPr>
          <w:rFonts w:eastAsia="Times New Roman"/>
          <w:color w:val="000000"/>
        </w:rPr>
        <w:t> are leveraged to align materials to defined installation waves, providing greater control over shipment sequencing, site readiness, dependency management, and downstream field execution while reducing operational risk and re-handling.</w:t>
      </w:r>
    </w:p>
    <w:p w14:paraId="2DA4ED02" w14:textId="77777777" w:rsidR="00BA1A62" w:rsidRDefault="00FA4E34">
      <w:pPr>
        <w:spacing w:after="100"/>
      </w:pPr>
      <w:r>
        <w:rPr>
          <w:b/>
          <w:bCs/>
        </w:rPr>
        <w:t>Pain Points:</w:t>
      </w:r>
    </w:p>
    <w:p w14:paraId="2B252CE9" w14:textId="77777777" w:rsidR="00BA1A62" w:rsidRDefault="00FA4E34" w:rsidP="00BF745A">
      <w:pPr>
        <w:pStyle w:val="ListParagraph"/>
        <w:numPr>
          <w:ilvl w:val="0"/>
          <w:numId w:val="18"/>
        </w:numPr>
      </w:pPr>
      <w:r>
        <w:t>Multiple manual handoffs between Workfront and IQ Coordinator</w:t>
      </w:r>
    </w:p>
    <w:p w14:paraId="4C38AF8D" w14:textId="77777777" w:rsidR="00BA1A62" w:rsidRDefault="00FA4E34" w:rsidP="00BF745A">
      <w:pPr>
        <w:pStyle w:val="ListParagraph"/>
        <w:numPr>
          <w:ilvl w:val="0"/>
          <w:numId w:val="18"/>
        </w:numPr>
      </w:pPr>
      <w:r>
        <w:t>Significant file duplication across Workfront, quote requests, and IQ (described as 'E-waste')</w:t>
      </w:r>
    </w:p>
    <w:p w14:paraId="35B383F3" w14:textId="77777777" w:rsidR="00BA1A62" w:rsidRDefault="00FA4E34" w:rsidP="00BF745A">
      <w:pPr>
        <w:pStyle w:val="ListParagraph"/>
        <w:numPr>
          <w:ilvl w:val="0"/>
          <w:numId w:val="18"/>
        </w:numPr>
      </w:pPr>
      <w:r>
        <w:t>Manual transfer process between systems is time-consuming and error-prone</w:t>
      </w:r>
    </w:p>
    <w:p w14:paraId="42D9BEF2" w14:textId="77777777" w:rsidR="00BA1A62" w:rsidRDefault="00FA4E34" w:rsidP="00BF745A">
      <w:pPr>
        <w:pStyle w:val="ListParagraph"/>
        <w:numPr>
          <w:ilvl w:val="0"/>
          <w:numId w:val="18"/>
        </w:numPr>
      </w:pPr>
      <w:r>
        <w:t>No automated triggers indicating when scheduling readiness achieved</w:t>
      </w:r>
    </w:p>
    <w:p w14:paraId="610577DA" w14:textId="20E2DEDB" w:rsidR="00BF745A" w:rsidRDefault="00FA4E34" w:rsidP="00BF745A">
      <w:pPr>
        <w:pStyle w:val="ListParagraph"/>
        <w:numPr>
          <w:ilvl w:val="0"/>
          <w:numId w:val="18"/>
        </w:numPr>
        <w:spacing w:after="200"/>
      </w:pPr>
      <w:commentRangeStart w:id="106"/>
      <w:commentRangeStart w:id="107"/>
      <w:commentRangeStart w:id="108"/>
      <w:r>
        <w:t xml:space="preserve">Current system doesn't </w:t>
      </w:r>
      <w:proofErr w:type="gramStart"/>
      <w:r>
        <w:t>optimize for</w:t>
      </w:r>
      <w:proofErr w:type="gramEnd"/>
      <w:r>
        <w:t xml:space="preserve"> purchase order grouping needed for warehouse efficiency</w:t>
      </w:r>
      <w:commentRangeEnd w:id="106"/>
      <w:r w:rsidR="00AA12FD">
        <w:rPr>
          <w:rStyle w:val="CommentReference"/>
          <w:sz w:val="22"/>
          <w:szCs w:val="22"/>
        </w:rPr>
        <w:commentReference w:id="106"/>
      </w:r>
      <w:commentRangeEnd w:id="107"/>
      <w:r>
        <w:rPr>
          <w:rStyle w:val="CommentReference"/>
          <w:sz w:val="22"/>
          <w:szCs w:val="22"/>
        </w:rPr>
        <w:commentReference w:id="107"/>
      </w:r>
      <w:commentRangeEnd w:id="108"/>
      <w:r>
        <w:rPr>
          <w:rStyle w:val="CommentReference"/>
          <w:sz w:val="22"/>
          <w:szCs w:val="22"/>
        </w:rPr>
        <w:commentReference w:id="108"/>
      </w:r>
    </w:p>
    <w:p w14:paraId="2FF6D773" w14:textId="77777777" w:rsidR="00BF745A" w:rsidRDefault="00BF745A" w:rsidP="00BF745A">
      <w:pPr>
        <w:pStyle w:val="ListParagraph"/>
        <w:spacing w:after="200"/>
        <w:ind w:left="360"/>
      </w:pPr>
    </w:p>
    <w:p w14:paraId="439D368A" w14:textId="0B4E49AF" w:rsidR="00BA1A62" w:rsidRPr="00C52E83" w:rsidRDefault="00FA4E34" w:rsidP="00C52E83">
      <w:pPr>
        <w:pStyle w:val="Heading3"/>
      </w:pPr>
      <w:bookmarkStart w:id="109" w:name="_Toc213923732"/>
      <w:r w:rsidRPr="00C52E83">
        <w:t xml:space="preserve">3.03.03 </w:t>
      </w:r>
      <w:r w:rsidR="005F2F10" w:rsidRPr="00C52E83">
        <w:t>NetSuite Orion</w:t>
      </w:r>
      <w:r w:rsidRPr="00C52E83">
        <w:t xml:space="preserve"> Solution</w:t>
      </w:r>
      <w:bookmarkEnd w:id="109"/>
    </w:p>
    <w:p w14:paraId="014226F3" w14:textId="04CB46A0" w:rsidR="00BA1A62" w:rsidRDefault="005F2F10">
      <w:pPr>
        <w:spacing w:after="200"/>
      </w:pPr>
      <w:r>
        <w:t>NetSuite Orion</w:t>
      </w:r>
      <w:r w:rsidR="00FA4E34">
        <w:t xml:space="preserve"> streamlines work order management by eliminating system handoffs and supporting purchase order-based work order creation. The solution provides integrated workflow from sales order through work order creation and execution.</w:t>
      </w:r>
    </w:p>
    <w:p w14:paraId="61DCF172" w14:textId="77777777" w:rsidR="00BA1A62" w:rsidRDefault="00FA4E34">
      <w:pPr>
        <w:spacing w:after="100"/>
      </w:pPr>
      <w:r>
        <w:rPr>
          <w:b/>
          <w:bCs/>
        </w:rPr>
        <w:t>Key Capabilities:</w:t>
      </w:r>
    </w:p>
    <w:p w14:paraId="742792F4" w14:textId="77777777" w:rsidR="00BA1A62" w:rsidRDefault="00FA4E34" w:rsidP="00C52E83">
      <w:pPr>
        <w:pStyle w:val="ListParagraph"/>
        <w:numPr>
          <w:ilvl w:val="0"/>
          <w:numId w:val="22"/>
        </w:numPr>
      </w:pPr>
      <w:r>
        <w:t>Work orders created directly from sales order lines within single system</w:t>
      </w:r>
    </w:p>
    <w:p w14:paraId="2D3D9F91" w14:textId="77777777" w:rsidR="00BA1A62" w:rsidRDefault="00FA4E34" w:rsidP="00C52E83">
      <w:pPr>
        <w:pStyle w:val="ListParagraph"/>
        <w:numPr>
          <w:ilvl w:val="0"/>
          <w:numId w:val="22"/>
        </w:numPr>
      </w:pPr>
      <w:r>
        <w:t>Dashboard reminders automatically trigger when all POs acknowledged</w:t>
      </w:r>
    </w:p>
    <w:p w14:paraId="301F3A25" w14:textId="77777777" w:rsidR="00BA1A62" w:rsidRDefault="00FA4E34" w:rsidP="00C52E83">
      <w:pPr>
        <w:pStyle w:val="ListParagraph"/>
        <w:numPr>
          <w:ilvl w:val="0"/>
          <w:numId w:val="22"/>
        </w:numPr>
      </w:pPr>
      <w:r>
        <w:t>Custom groupings in smart table enable purchase order organization by phase</w:t>
      </w:r>
    </w:p>
    <w:p w14:paraId="39066752" w14:textId="77777777" w:rsidR="00BA1A62" w:rsidRDefault="00FA4E34" w:rsidP="00C52E83">
      <w:pPr>
        <w:pStyle w:val="ListParagraph"/>
        <w:numPr>
          <w:ilvl w:val="0"/>
          <w:numId w:val="22"/>
        </w:numPr>
      </w:pPr>
      <w:r>
        <w:t>Mass selection and filtering capabilities by custom groups</w:t>
      </w:r>
    </w:p>
    <w:p w14:paraId="45B69260" w14:textId="77777777" w:rsidR="00BA1A62" w:rsidRDefault="00FA4E34" w:rsidP="00C52E83">
      <w:pPr>
        <w:pStyle w:val="ListParagraph"/>
        <w:numPr>
          <w:ilvl w:val="0"/>
          <w:numId w:val="22"/>
        </w:numPr>
      </w:pPr>
      <w:r>
        <w:t>Work orders created based on purchase order groups to avoid pallet splitting</w:t>
      </w:r>
    </w:p>
    <w:p w14:paraId="081A41B3" w14:textId="77777777" w:rsidR="00BA1A62" w:rsidRDefault="00FA4E34" w:rsidP="00C52E83">
      <w:pPr>
        <w:pStyle w:val="ListParagraph"/>
        <w:numPr>
          <w:ilvl w:val="0"/>
          <w:numId w:val="22"/>
        </w:numPr>
      </w:pPr>
      <w:r>
        <w:t>Multiple work order events support phased installations</w:t>
      </w:r>
    </w:p>
    <w:p w14:paraId="725714D0" w14:textId="77777777" w:rsidR="00BA1A62" w:rsidRDefault="00FA4E34" w:rsidP="00C52E83">
      <w:pPr>
        <w:pStyle w:val="ListParagraph"/>
        <w:numPr>
          <w:ilvl w:val="0"/>
          <w:numId w:val="22"/>
        </w:numPr>
      </w:pPr>
      <w:r>
        <w:t>Files attached once and available across all related records</w:t>
      </w:r>
    </w:p>
    <w:p w14:paraId="11C676E3" w14:textId="77777777" w:rsidR="00BA1A62" w:rsidRDefault="00FA4E34" w:rsidP="00C52E83">
      <w:pPr>
        <w:pStyle w:val="ListParagraph"/>
        <w:numPr>
          <w:ilvl w:val="0"/>
          <w:numId w:val="22"/>
        </w:numPr>
      </w:pPr>
      <w:r>
        <w:t>Coordination workflow supported through system notifications and assignments</w:t>
      </w:r>
    </w:p>
    <w:p w14:paraId="05CB97BE" w14:textId="77777777" w:rsidR="00BA1A62" w:rsidRDefault="00FA4E34" w:rsidP="00C52E83">
      <w:pPr>
        <w:pStyle w:val="ListParagraph"/>
        <w:numPr>
          <w:ilvl w:val="0"/>
          <w:numId w:val="22"/>
        </w:numPr>
        <w:spacing w:after="200"/>
      </w:pPr>
      <w:r>
        <w:t>Pick/pack lists generated directly from work orders</w:t>
      </w:r>
    </w:p>
    <w:p w14:paraId="5BD9681F" w14:textId="77777777" w:rsidR="00C52E83" w:rsidRDefault="00C52E83" w:rsidP="00C52E83">
      <w:pPr>
        <w:spacing w:after="200"/>
      </w:pPr>
    </w:p>
    <w:p w14:paraId="6E890D1E" w14:textId="77777777" w:rsidR="00BA1A62" w:rsidRPr="00C52E83" w:rsidRDefault="00FA4E34" w:rsidP="00C52E83">
      <w:pPr>
        <w:pStyle w:val="Heading3"/>
      </w:pPr>
      <w:bookmarkStart w:id="110" w:name="_Toc213923733"/>
      <w:r w:rsidRPr="00C52E83">
        <w:t>3.03.04 Future State Process</w:t>
      </w:r>
      <w:bookmarkEnd w:id="110"/>
    </w:p>
    <w:p w14:paraId="1AC9217A" w14:textId="78392274" w:rsidR="00BA1A62" w:rsidRDefault="00FA4E34">
      <w:pPr>
        <w:spacing w:after="200"/>
      </w:pPr>
      <w:r>
        <w:t xml:space="preserve">With </w:t>
      </w:r>
      <w:r w:rsidR="005F2F10">
        <w:t>NetSuite Orion</w:t>
      </w:r>
      <w:r>
        <w:t xml:space="preserve"> implementation, work order creation becomes streamlined within a single system:</w:t>
      </w:r>
    </w:p>
    <w:p w14:paraId="3115F640" w14:textId="77777777" w:rsidR="00BA1A62" w:rsidRDefault="00FA4E34" w:rsidP="00C52E83">
      <w:pPr>
        <w:pStyle w:val="ListParagraph"/>
        <w:numPr>
          <w:ilvl w:val="0"/>
          <w:numId w:val="23"/>
        </w:numPr>
      </w:pPr>
      <w:r>
        <w:t xml:space="preserve">Dashboard alerts PC/PM when all purchase orders </w:t>
      </w:r>
      <w:proofErr w:type="gramStart"/>
      <w:r>
        <w:t>acknowledged</w:t>
      </w:r>
      <w:proofErr w:type="gramEnd"/>
      <w:r>
        <w:t xml:space="preserve"> for project</w:t>
      </w:r>
    </w:p>
    <w:p w14:paraId="3294C02E" w14:textId="77777777" w:rsidR="00BA1A62" w:rsidRDefault="00FA4E34" w:rsidP="00C52E83">
      <w:pPr>
        <w:pStyle w:val="ListParagraph"/>
        <w:numPr>
          <w:ilvl w:val="0"/>
          <w:numId w:val="23"/>
        </w:numPr>
      </w:pPr>
      <w:r>
        <w:t>PC/PM uses custom groupings in smart table to organize purchase orders by installation phase</w:t>
      </w:r>
    </w:p>
    <w:p w14:paraId="0F9D70C4" w14:textId="77777777" w:rsidR="00BA1A62" w:rsidRDefault="00FA4E34" w:rsidP="00C52E83">
      <w:pPr>
        <w:pStyle w:val="ListParagraph"/>
        <w:numPr>
          <w:ilvl w:val="0"/>
          <w:numId w:val="23"/>
        </w:numPr>
      </w:pPr>
      <w:commentRangeStart w:id="111"/>
      <w:r>
        <w:t>PC/PM coordinates with installation manager through system to discuss availability</w:t>
      </w:r>
      <w:commentRangeEnd w:id="111"/>
      <w:r w:rsidR="0094421E">
        <w:rPr>
          <w:rStyle w:val="CommentReference"/>
          <w:sz w:val="22"/>
          <w:szCs w:val="22"/>
        </w:rPr>
        <w:commentReference w:id="111"/>
      </w:r>
    </w:p>
    <w:p w14:paraId="25FBD0B1" w14:textId="77777777" w:rsidR="00BA1A62" w:rsidRDefault="00FA4E34" w:rsidP="00C52E83">
      <w:pPr>
        <w:pStyle w:val="ListParagraph"/>
        <w:numPr>
          <w:ilvl w:val="0"/>
          <w:numId w:val="23"/>
        </w:numPr>
      </w:pPr>
      <w:r>
        <w:t>After confirming dates with client, work order created in NetSuite with purchase order groups</w:t>
      </w:r>
    </w:p>
    <w:p w14:paraId="4881E6B3" w14:textId="77777777" w:rsidR="00BA1A62" w:rsidRDefault="00FA4E34" w:rsidP="00C52E83">
      <w:pPr>
        <w:pStyle w:val="ListParagraph"/>
        <w:numPr>
          <w:ilvl w:val="0"/>
          <w:numId w:val="23"/>
        </w:numPr>
      </w:pPr>
      <w:r>
        <w:t>Work order includes all relevant files (no duplication needed)</w:t>
      </w:r>
    </w:p>
    <w:p w14:paraId="3A7C370C" w14:textId="77777777" w:rsidR="00BA1A62" w:rsidRDefault="00FA4E34" w:rsidP="00C52E83">
      <w:pPr>
        <w:pStyle w:val="ListParagraph"/>
        <w:numPr>
          <w:ilvl w:val="0"/>
          <w:numId w:val="23"/>
        </w:numPr>
      </w:pPr>
      <w:r>
        <w:t>Multiple work order events created for phased installation (e.g., 40%/40%/20%)</w:t>
      </w:r>
    </w:p>
    <w:p w14:paraId="4A588EEA" w14:textId="77777777" w:rsidR="00BA1A62" w:rsidRDefault="00FA4E34" w:rsidP="00C52E83">
      <w:pPr>
        <w:pStyle w:val="ListParagraph"/>
        <w:numPr>
          <w:ilvl w:val="0"/>
          <w:numId w:val="23"/>
        </w:numPr>
      </w:pPr>
      <w:r>
        <w:t>Installation manager schedules work order events</w:t>
      </w:r>
    </w:p>
    <w:p w14:paraId="426F92C1" w14:textId="77777777" w:rsidR="00BA1A62" w:rsidRDefault="00FA4E34" w:rsidP="00C52E83">
      <w:pPr>
        <w:pStyle w:val="ListParagraph"/>
        <w:numPr>
          <w:ilvl w:val="0"/>
          <w:numId w:val="23"/>
        </w:numPr>
      </w:pPr>
      <w:r>
        <w:t>Automated notifications sent to PC/PM upon scheduling</w:t>
      </w:r>
    </w:p>
    <w:p w14:paraId="4D5DD798" w14:textId="77777777" w:rsidR="00BA1A62" w:rsidRDefault="00FA4E34" w:rsidP="00C52E83">
      <w:pPr>
        <w:pStyle w:val="ListParagraph"/>
        <w:numPr>
          <w:ilvl w:val="0"/>
          <w:numId w:val="23"/>
        </w:numPr>
      </w:pPr>
      <w:r>
        <w:t>Warehouse generates pick/pack lists directly from work order</w:t>
      </w:r>
    </w:p>
    <w:p w14:paraId="2424C820" w14:textId="77777777" w:rsidR="00BA1A62" w:rsidRDefault="00FA4E34" w:rsidP="00C52E83">
      <w:pPr>
        <w:pStyle w:val="ListParagraph"/>
        <w:numPr>
          <w:ilvl w:val="0"/>
          <w:numId w:val="23"/>
        </w:numPr>
        <w:spacing w:after="200"/>
      </w:pPr>
      <w:r>
        <w:t>Installation proceeds with complete system visibility</w:t>
      </w:r>
    </w:p>
    <w:p w14:paraId="67590724" w14:textId="6AE3CEFB" w:rsidR="313B20BE" w:rsidRDefault="313B20BE" w:rsidP="313B20BE">
      <w:pPr>
        <w:pStyle w:val="Heading3"/>
      </w:pPr>
    </w:p>
    <w:p w14:paraId="4943922F" w14:textId="70CD3D9D" w:rsidR="001A1D65" w:rsidRDefault="00FA4E34" w:rsidP="00C52E83">
      <w:pPr>
        <w:pStyle w:val="Heading3"/>
      </w:pPr>
      <w:bookmarkStart w:id="112" w:name="_Toc213923734"/>
      <w:r w:rsidRPr="00C52E83">
        <w:t xml:space="preserve">3.03.05 </w:t>
      </w:r>
      <w:r w:rsidR="00766B80" w:rsidRPr="00C52E83">
        <w:t>Decision Matrix</w:t>
      </w:r>
      <w:bookmarkEnd w:id="112"/>
    </w:p>
    <w:p w14:paraId="2BF1A53D" w14:textId="77777777" w:rsidR="00EE77D9" w:rsidRDefault="00EE77D9" w:rsidP="00C52E83">
      <w:pPr>
        <w:pStyle w:val="Heading3"/>
      </w:pP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871"/>
        <w:gridCol w:w="1551"/>
        <w:gridCol w:w="4811"/>
        <w:gridCol w:w="1783"/>
      </w:tblGrid>
      <w:tr w:rsidR="00EE77D9" w:rsidRPr="00192729" w14:paraId="4987672A" w14:textId="77777777" w:rsidTr="23241AB6">
        <w:trPr>
          <w:tblHeader/>
          <w:tblCellSpacing w:w="15" w:type="dxa"/>
        </w:trPr>
        <w:tc>
          <w:tcPr>
            <w:tcW w:w="0" w:type="auto"/>
            <w:vAlign w:val="center"/>
            <w:hideMark/>
          </w:tcPr>
          <w:p w14:paraId="7A776CFD" w14:textId="77777777" w:rsidR="00EE77D9" w:rsidRPr="006D6896" w:rsidRDefault="00EE77D9" w:rsidP="007120B6">
            <w:pPr>
              <w:rPr>
                <w:b/>
                <w:bCs/>
              </w:rPr>
            </w:pPr>
            <w:r w:rsidRPr="006D6896">
              <w:rPr>
                <w:b/>
                <w:bCs/>
              </w:rPr>
              <w:t>Req #</w:t>
            </w:r>
          </w:p>
        </w:tc>
        <w:tc>
          <w:tcPr>
            <w:tcW w:w="0" w:type="auto"/>
            <w:vAlign w:val="center"/>
            <w:hideMark/>
          </w:tcPr>
          <w:p w14:paraId="529D21FE" w14:textId="77777777" w:rsidR="00EE77D9" w:rsidRPr="00192729" w:rsidRDefault="00EE77D9" w:rsidP="007120B6">
            <w:pPr>
              <w:rPr>
                <w:b/>
                <w:bCs/>
              </w:rPr>
            </w:pPr>
            <w:r w:rsidRPr="00192729">
              <w:rPr>
                <w:b/>
                <w:bCs/>
              </w:rPr>
              <w:t>Requirement Name</w:t>
            </w:r>
          </w:p>
        </w:tc>
        <w:tc>
          <w:tcPr>
            <w:tcW w:w="0" w:type="auto"/>
            <w:vAlign w:val="center"/>
            <w:hideMark/>
          </w:tcPr>
          <w:p w14:paraId="712DDF51" w14:textId="77777777" w:rsidR="00EE77D9" w:rsidRPr="00192729" w:rsidRDefault="00EE77D9" w:rsidP="007120B6">
            <w:pPr>
              <w:rPr>
                <w:b/>
                <w:bCs/>
              </w:rPr>
            </w:pPr>
            <w:r>
              <w:rPr>
                <w:b/>
                <w:bCs/>
              </w:rPr>
              <w:t>Info</w:t>
            </w:r>
          </w:p>
        </w:tc>
        <w:tc>
          <w:tcPr>
            <w:tcW w:w="0" w:type="auto"/>
            <w:vAlign w:val="center"/>
            <w:hideMark/>
          </w:tcPr>
          <w:p w14:paraId="07DD22A9" w14:textId="77777777" w:rsidR="00EE77D9" w:rsidRPr="00192729" w:rsidRDefault="00EE77D9" w:rsidP="007120B6">
            <w:pPr>
              <w:rPr>
                <w:b/>
                <w:bCs/>
              </w:rPr>
            </w:pPr>
            <w:r w:rsidRPr="00192729">
              <w:rPr>
                <w:b/>
                <w:bCs/>
              </w:rPr>
              <w:t>Implementation Approach</w:t>
            </w:r>
          </w:p>
        </w:tc>
      </w:tr>
      <w:tr w:rsidR="003E7102" w:rsidRPr="00192729" w14:paraId="12F45B99" w14:textId="77777777" w:rsidTr="23241AB6">
        <w:trPr>
          <w:tblCellSpacing w:w="15" w:type="dxa"/>
        </w:trPr>
        <w:tc>
          <w:tcPr>
            <w:tcW w:w="0" w:type="auto"/>
            <w:vAlign w:val="center"/>
          </w:tcPr>
          <w:p w14:paraId="6A8D91D1" w14:textId="5E65D415" w:rsidR="003E7102" w:rsidRPr="003E7102" w:rsidRDefault="003E7102" w:rsidP="003E7102">
            <w:pPr>
              <w:rPr>
                <w:b/>
                <w:bCs/>
              </w:rPr>
            </w:pPr>
            <w:r w:rsidRPr="003E7102">
              <w:rPr>
                <w:rStyle w:val="font-bold"/>
                <w:b/>
                <w:bCs/>
                <w:bdr w:val="single" w:sz="2" w:space="0" w:color="E5E7EB" w:frame="1"/>
              </w:rPr>
              <w:t>REQ-3.03.01</w:t>
            </w:r>
          </w:p>
        </w:tc>
        <w:tc>
          <w:tcPr>
            <w:tcW w:w="0" w:type="auto"/>
            <w:vAlign w:val="center"/>
          </w:tcPr>
          <w:p w14:paraId="541FFDC7" w14:textId="0386068B" w:rsidR="003E7102" w:rsidRPr="003E7102" w:rsidRDefault="003E7102" w:rsidP="003E7102">
            <w:r w:rsidRPr="003E7102">
              <w:rPr>
                <w:rStyle w:val="font-semibold"/>
                <w:color w:val="111827"/>
                <w:bdr w:val="single" w:sz="2" w:space="0" w:color="E5E7EB" w:frame="1"/>
              </w:rPr>
              <w:t>Streamlined work order creation</w:t>
            </w:r>
          </w:p>
        </w:tc>
        <w:tc>
          <w:tcPr>
            <w:tcW w:w="0" w:type="auto"/>
            <w:vAlign w:val="center"/>
          </w:tcPr>
          <w:p w14:paraId="6A57A8FC" w14:textId="47B5BEF7" w:rsidR="003E7102" w:rsidRPr="003E7102" w:rsidRDefault="003E7102" w:rsidP="003E7102">
            <w:r w:rsidRPr="003E7102">
              <w:rPr>
                <w:color w:val="374151"/>
              </w:rPr>
              <w:t>From sales order lines. Create work orders directly within NetSuite from sales order lines, eliminating manual transfer between Workfront and IQ Coordinator systems.</w:t>
            </w:r>
          </w:p>
        </w:tc>
        <w:tc>
          <w:tcPr>
            <w:tcW w:w="0" w:type="auto"/>
            <w:vAlign w:val="center"/>
          </w:tcPr>
          <w:p w14:paraId="3FFAC8C1" w14:textId="226BD39D" w:rsidR="003E7102" w:rsidRPr="003E7102" w:rsidRDefault="003E7102" w:rsidP="003E7102">
            <w:r w:rsidRPr="003E7102">
              <w:rPr>
                <w:rStyle w:val="font-semibold"/>
                <w:color w:val="111827"/>
                <w:bdr w:val="single" w:sz="2" w:space="0" w:color="E5E7EB" w:frame="1"/>
              </w:rPr>
              <w:t>Align</w:t>
            </w:r>
          </w:p>
        </w:tc>
      </w:tr>
      <w:tr w:rsidR="003E7102" w:rsidRPr="00192729" w14:paraId="5061C7B0" w14:textId="77777777" w:rsidTr="23241AB6">
        <w:trPr>
          <w:tblCellSpacing w:w="15" w:type="dxa"/>
        </w:trPr>
        <w:tc>
          <w:tcPr>
            <w:tcW w:w="0" w:type="auto"/>
            <w:vAlign w:val="center"/>
          </w:tcPr>
          <w:p w14:paraId="436ABAFF" w14:textId="1DA1E542" w:rsidR="003E7102" w:rsidRPr="003E7102" w:rsidRDefault="003E7102" w:rsidP="003E7102">
            <w:pPr>
              <w:rPr>
                <w:b/>
                <w:bCs/>
              </w:rPr>
            </w:pPr>
            <w:r w:rsidRPr="003E7102">
              <w:rPr>
                <w:rStyle w:val="font-bold"/>
                <w:b/>
                <w:bCs/>
                <w:bdr w:val="single" w:sz="2" w:space="0" w:color="E5E7EB" w:frame="1"/>
              </w:rPr>
              <w:t>REQ-3.03.02</w:t>
            </w:r>
          </w:p>
        </w:tc>
        <w:tc>
          <w:tcPr>
            <w:tcW w:w="0" w:type="auto"/>
            <w:vAlign w:val="center"/>
          </w:tcPr>
          <w:p w14:paraId="7094AE3D" w14:textId="66E4E9CB" w:rsidR="003E7102" w:rsidRPr="003E7102" w:rsidRDefault="003E7102" w:rsidP="003E7102">
            <w:r w:rsidRPr="003E7102">
              <w:rPr>
                <w:rStyle w:val="font-semibold"/>
                <w:color w:val="111827"/>
                <w:bdr w:val="single" w:sz="2" w:space="0" w:color="E5E7EB" w:frame="1"/>
              </w:rPr>
              <w:t>Automated dashboard reminders</w:t>
            </w:r>
          </w:p>
        </w:tc>
        <w:tc>
          <w:tcPr>
            <w:tcW w:w="0" w:type="auto"/>
            <w:vAlign w:val="center"/>
          </w:tcPr>
          <w:p w14:paraId="60AFEDA2" w14:textId="77777777" w:rsidR="003E7102" w:rsidRDefault="003E7102" w:rsidP="003E7102">
            <w:pPr>
              <w:rPr>
                <w:color w:val="374151"/>
              </w:rPr>
            </w:pPr>
            <w:r w:rsidRPr="003E7102">
              <w:rPr>
                <w:color w:val="374151"/>
              </w:rPr>
              <w:t xml:space="preserve">When all purchase orders are acknowledged and ready for scheduling. System automatically triggers dashboard alerts to PC/PM when project is ready for work order </w:t>
            </w:r>
            <w:commentRangeStart w:id="113"/>
            <w:commentRangeStart w:id="114"/>
            <w:commentRangeStart w:id="115"/>
            <w:commentRangeStart w:id="116"/>
            <w:r w:rsidRPr="003E7102">
              <w:rPr>
                <w:color w:val="374151"/>
              </w:rPr>
              <w:t>creation</w:t>
            </w:r>
            <w:commentRangeEnd w:id="113"/>
            <w:r w:rsidR="0076589F" w:rsidRPr="003E7102">
              <w:rPr>
                <w:rStyle w:val="CommentReference"/>
                <w:color w:val="374151"/>
                <w:sz w:val="22"/>
                <w:szCs w:val="22"/>
              </w:rPr>
              <w:commentReference w:id="113"/>
            </w:r>
            <w:commentRangeEnd w:id="114"/>
            <w:r w:rsidRPr="003E7102">
              <w:rPr>
                <w:rStyle w:val="CommentReference"/>
                <w:color w:val="374151"/>
                <w:sz w:val="22"/>
                <w:szCs w:val="22"/>
              </w:rPr>
              <w:commentReference w:id="114"/>
            </w:r>
            <w:commentRangeEnd w:id="115"/>
            <w:r w:rsidRPr="003E7102">
              <w:rPr>
                <w:rStyle w:val="CommentReference"/>
                <w:color w:val="374151"/>
                <w:sz w:val="22"/>
                <w:szCs w:val="22"/>
              </w:rPr>
              <w:commentReference w:id="115"/>
            </w:r>
            <w:commentRangeEnd w:id="116"/>
            <w:r w:rsidRPr="003E7102">
              <w:rPr>
                <w:rStyle w:val="CommentReference"/>
                <w:color w:val="374151"/>
                <w:sz w:val="22"/>
                <w:szCs w:val="22"/>
              </w:rPr>
              <w:commentReference w:id="116"/>
            </w:r>
            <w:r w:rsidRPr="003E7102">
              <w:rPr>
                <w:color w:val="374151"/>
              </w:rPr>
              <w:t>, replacing manual monitoring.</w:t>
            </w:r>
          </w:p>
          <w:p w14:paraId="1D46C164" w14:textId="77777777" w:rsidR="00FA7261" w:rsidRDefault="00FA7261" w:rsidP="003E7102">
            <w:pPr>
              <w:rPr>
                <w:color w:val="374151"/>
              </w:rPr>
            </w:pPr>
          </w:p>
          <w:p w14:paraId="12ED3FB1" w14:textId="604AEA4C" w:rsidR="00FA7261" w:rsidRPr="003E7102" w:rsidRDefault="00FA7261" w:rsidP="003E7102">
            <w:r>
              <w:t xml:space="preserve">Reminder can be created to alert </w:t>
            </w:r>
            <w:proofErr w:type="gramStart"/>
            <w:r>
              <w:t>user</w:t>
            </w:r>
            <w:proofErr w:type="gramEnd"/>
            <w:r>
              <w:t xml:space="preserve"> to acknowledge</w:t>
            </w:r>
          </w:p>
        </w:tc>
        <w:tc>
          <w:tcPr>
            <w:tcW w:w="0" w:type="auto"/>
            <w:vAlign w:val="center"/>
          </w:tcPr>
          <w:p w14:paraId="32B12193" w14:textId="67A8C79A" w:rsidR="003E7102" w:rsidRPr="003E7102" w:rsidRDefault="7818C9B8" w:rsidP="01DB676D">
            <w:pPr>
              <w:spacing w:line="259" w:lineRule="auto"/>
            </w:pPr>
            <w:r w:rsidRPr="01DB676D">
              <w:rPr>
                <w:rStyle w:val="font-semibold"/>
                <w:color w:val="111827"/>
              </w:rPr>
              <w:t>Accommodate</w:t>
            </w:r>
          </w:p>
        </w:tc>
      </w:tr>
      <w:tr w:rsidR="003E7102" w:rsidRPr="00192729" w14:paraId="53139190" w14:textId="77777777" w:rsidTr="23241AB6">
        <w:trPr>
          <w:tblCellSpacing w:w="15" w:type="dxa"/>
        </w:trPr>
        <w:tc>
          <w:tcPr>
            <w:tcW w:w="0" w:type="auto"/>
            <w:vAlign w:val="center"/>
          </w:tcPr>
          <w:p w14:paraId="5236891F" w14:textId="7883303E" w:rsidR="003E7102" w:rsidRPr="003E7102" w:rsidRDefault="003E7102" w:rsidP="003E7102">
            <w:pPr>
              <w:rPr>
                <w:b/>
                <w:bCs/>
              </w:rPr>
            </w:pPr>
            <w:r w:rsidRPr="003E7102">
              <w:rPr>
                <w:rStyle w:val="font-bold"/>
                <w:b/>
                <w:bCs/>
                <w:bdr w:val="single" w:sz="2" w:space="0" w:color="E5E7EB" w:frame="1"/>
              </w:rPr>
              <w:t>REQ-3.03.03</w:t>
            </w:r>
          </w:p>
        </w:tc>
        <w:tc>
          <w:tcPr>
            <w:tcW w:w="0" w:type="auto"/>
            <w:vAlign w:val="center"/>
          </w:tcPr>
          <w:p w14:paraId="11375078" w14:textId="5BDEC058" w:rsidR="003E7102" w:rsidRPr="003E7102" w:rsidRDefault="003E7102" w:rsidP="003E7102">
            <w:r w:rsidRPr="003E7102">
              <w:rPr>
                <w:rStyle w:val="font-semibold"/>
                <w:color w:val="111827"/>
                <w:bdr w:val="single" w:sz="2" w:space="0" w:color="E5E7EB" w:frame="1"/>
              </w:rPr>
              <w:t>Custom groupings in smart table</w:t>
            </w:r>
          </w:p>
        </w:tc>
        <w:tc>
          <w:tcPr>
            <w:tcW w:w="0" w:type="auto"/>
            <w:vAlign w:val="center"/>
          </w:tcPr>
          <w:p w14:paraId="1216B5C8" w14:textId="0B85D9B2" w:rsidR="003E7102" w:rsidRPr="003E7102" w:rsidRDefault="003E7102" w:rsidP="003E7102">
            <w:r w:rsidRPr="003E7102">
              <w:rPr>
                <w:color w:val="374151"/>
              </w:rPr>
              <w:t>Purchase order organization. Enable custom groupings to organize purchase orders by installation phase (Day 1, Day 3, Day 5) for efficient warehouse pulling and phased delivery planning.</w:t>
            </w:r>
          </w:p>
        </w:tc>
        <w:tc>
          <w:tcPr>
            <w:tcW w:w="0" w:type="auto"/>
            <w:vAlign w:val="center"/>
          </w:tcPr>
          <w:p w14:paraId="0C487740" w14:textId="28FD4075" w:rsidR="003E7102" w:rsidRPr="003E7102" w:rsidRDefault="003E7102" w:rsidP="003E7102">
            <w:r w:rsidRPr="003E7102">
              <w:rPr>
                <w:rStyle w:val="font-semibold"/>
                <w:color w:val="111827"/>
                <w:bdr w:val="single" w:sz="2" w:space="0" w:color="E5E7EB" w:frame="1"/>
              </w:rPr>
              <w:t>Align</w:t>
            </w:r>
          </w:p>
        </w:tc>
      </w:tr>
      <w:tr w:rsidR="003E7102" w:rsidRPr="00192729" w14:paraId="6A326528" w14:textId="77777777" w:rsidTr="23241AB6">
        <w:trPr>
          <w:tblCellSpacing w:w="15" w:type="dxa"/>
        </w:trPr>
        <w:tc>
          <w:tcPr>
            <w:tcW w:w="0" w:type="auto"/>
            <w:vAlign w:val="center"/>
          </w:tcPr>
          <w:p w14:paraId="30C42DCF" w14:textId="169E843A" w:rsidR="003E7102" w:rsidRPr="003E7102" w:rsidRDefault="003E7102" w:rsidP="003E7102">
            <w:pPr>
              <w:rPr>
                <w:b/>
                <w:bCs/>
              </w:rPr>
            </w:pPr>
            <w:r w:rsidRPr="003E7102">
              <w:rPr>
                <w:rStyle w:val="font-bold"/>
                <w:b/>
                <w:bCs/>
                <w:bdr w:val="single" w:sz="2" w:space="0" w:color="E5E7EB" w:frame="1"/>
              </w:rPr>
              <w:t>REQ-3.03.04</w:t>
            </w:r>
          </w:p>
        </w:tc>
        <w:tc>
          <w:tcPr>
            <w:tcW w:w="0" w:type="auto"/>
            <w:vAlign w:val="center"/>
          </w:tcPr>
          <w:p w14:paraId="711E38A3" w14:textId="5A434FA1" w:rsidR="003E7102" w:rsidRPr="003E7102" w:rsidRDefault="003E7102" w:rsidP="003E7102">
            <w:r w:rsidRPr="003E7102">
              <w:rPr>
                <w:rStyle w:val="font-semibold"/>
                <w:color w:val="111827"/>
                <w:bdr w:val="single" w:sz="2" w:space="0" w:color="E5E7EB" w:frame="1"/>
              </w:rPr>
              <w:t>PO group-based work order creation</w:t>
            </w:r>
          </w:p>
        </w:tc>
        <w:tc>
          <w:tcPr>
            <w:tcW w:w="0" w:type="auto"/>
            <w:vAlign w:val="center"/>
          </w:tcPr>
          <w:p w14:paraId="2F6FA845" w14:textId="6352B3EB" w:rsidR="003E7102" w:rsidRPr="003E7102" w:rsidRDefault="003E7102" w:rsidP="003E7102">
            <w:r w:rsidRPr="003E7102">
              <w:rPr>
                <w:color w:val="374151"/>
              </w:rPr>
              <w:t>Based on purchase order groups rather than line items. Create work orders using entire purchase order groups to avoid pallet splitting and optimize warehouse efficiency. Critical for 40%/40%/20% phasing strategy.</w:t>
            </w:r>
          </w:p>
        </w:tc>
        <w:tc>
          <w:tcPr>
            <w:tcW w:w="0" w:type="auto"/>
            <w:vAlign w:val="center"/>
          </w:tcPr>
          <w:p w14:paraId="69973E00" w14:textId="76CD35CE" w:rsidR="003E7102" w:rsidRPr="003E7102" w:rsidRDefault="003E7102" w:rsidP="003E7102">
            <w:r w:rsidRPr="003E7102">
              <w:rPr>
                <w:rStyle w:val="font-semibold"/>
                <w:color w:val="111827"/>
                <w:bdr w:val="single" w:sz="2" w:space="0" w:color="E5E7EB" w:frame="1"/>
              </w:rPr>
              <w:t>Align</w:t>
            </w:r>
          </w:p>
        </w:tc>
      </w:tr>
      <w:tr w:rsidR="003E7102" w:rsidRPr="00192729" w14:paraId="7BDF2167" w14:textId="77777777" w:rsidTr="23241AB6">
        <w:trPr>
          <w:tblCellSpacing w:w="15" w:type="dxa"/>
        </w:trPr>
        <w:tc>
          <w:tcPr>
            <w:tcW w:w="0" w:type="auto"/>
            <w:vAlign w:val="center"/>
          </w:tcPr>
          <w:p w14:paraId="2A5FA399" w14:textId="39960E35" w:rsidR="003E7102" w:rsidRPr="003E7102" w:rsidRDefault="003E7102" w:rsidP="003E7102">
            <w:pPr>
              <w:rPr>
                <w:b/>
                <w:bCs/>
              </w:rPr>
            </w:pPr>
            <w:r w:rsidRPr="003E7102">
              <w:rPr>
                <w:rStyle w:val="font-bold"/>
                <w:b/>
                <w:bCs/>
                <w:bdr w:val="single" w:sz="2" w:space="0" w:color="E5E7EB" w:frame="1"/>
              </w:rPr>
              <w:t>REQ-3.03.05</w:t>
            </w:r>
          </w:p>
        </w:tc>
        <w:tc>
          <w:tcPr>
            <w:tcW w:w="0" w:type="auto"/>
            <w:vAlign w:val="center"/>
          </w:tcPr>
          <w:p w14:paraId="3213E5EC" w14:textId="4CABD029" w:rsidR="003E7102" w:rsidRPr="003E7102" w:rsidRDefault="003E7102" w:rsidP="003E7102">
            <w:r w:rsidRPr="003E7102">
              <w:rPr>
                <w:rStyle w:val="font-semibold"/>
                <w:color w:val="111827"/>
                <w:bdr w:val="single" w:sz="2" w:space="0" w:color="E5E7EB" w:frame="1"/>
              </w:rPr>
              <w:t>Phased installations support</w:t>
            </w:r>
          </w:p>
        </w:tc>
        <w:tc>
          <w:tcPr>
            <w:tcW w:w="0" w:type="auto"/>
            <w:vAlign w:val="center"/>
          </w:tcPr>
          <w:p w14:paraId="0E56D061" w14:textId="77777777" w:rsidR="003E7102" w:rsidRDefault="003E7102" w:rsidP="003E7102">
            <w:pPr>
              <w:rPr>
                <w:color w:val="374151"/>
              </w:rPr>
            </w:pPr>
            <w:r w:rsidRPr="003E7102">
              <w:rPr>
                <w:color w:val="374151"/>
              </w:rPr>
              <w:t xml:space="preserve">Support for phased installations (e.g., 40%/40%/20% splits). </w:t>
            </w:r>
            <w:commentRangeStart w:id="117"/>
            <w:commentRangeStart w:id="118"/>
            <w:commentRangeStart w:id="119"/>
            <w:commentRangeStart w:id="120"/>
            <w:r w:rsidRPr="003E7102">
              <w:rPr>
                <w:color w:val="374151"/>
              </w:rPr>
              <w:t>Typical phasing</w:t>
            </w:r>
            <w:commentRangeEnd w:id="117"/>
            <w:r w:rsidR="0012019B" w:rsidRPr="003E7102">
              <w:rPr>
                <w:rStyle w:val="CommentReference"/>
                <w:color w:val="374151"/>
                <w:sz w:val="22"/>
                <w:szCs w:val="22"/>
              </w:rPr>
              <w:commentReference w:id="117"/>
            </w:r>
            <w:commentRangeEnd w:id="118"/>
            <w:r w:rsidRPr="003E7102">
              <w:rPr>
                <w:rStyle w:val="CommentReference"/>
                <w:color w:val="374151"/>
                <w:sz w:val="22"/>
                <w:szCs w:val="22"/>
              </w:rPr>
              <w:commentReference w:id="118"/>
            </w:r>
            <w:commentRangeEnd w:id="119"/>
            <w:r w:rsidRPr="003E7102">
              <w:rPr>
                <w:rStyle w:val="CommentReference"/>
                <w:color w:val="374151"/>
                <w:sz w:val="22"/>
                <w:szCs w:val="22"/>
              </w:rPr>
              <w:commentReference w:id="119"/>
            </w:r>
            <w:commentRangeEnd w:id="120"/>
            <w:r w:rsidRPr="003E7102">
              <w:rPr>
                <w:rStyle w:val="CommentReference"/>
                <w:color w:val="374151"/>
                <w:sz w:val="22"/>
                <w:szCs w:val="22"/>
              </w:rPr>
              <w:commentReference w:id="120"/>
            </w:r>
            <w:r w:rsidRPr="003E7102">
              <w:rPr>
                <w:color w:val="374151"/>
              </w:rPr>
              <w:t>: Day 1 (40% of product), Day 3 (40% of product), Day 5 (20% - chairs and easy items) to manage appropriate product amounts on job sites.</w:t>
            </w:r>
          </w:p>
          <w:p w14:paraId="0AAE0323" w14:textId="77777777" w:rsidR="00FA7261" w:rsidRDefault="00FA7261" w:rsidP="003E7102">
            <w:pPr>
              <w:rPr>
                <w:color w:val="374151"/>
              </w:rPr>
            </w:pPr>
          </w:p>
          <w:p w14:paraId="40685132" w14:textId="2C749CA8" w:rsidR="00FA7261" w:rsidRPr="003E7102" w:rsidRDefault="00FA7261" w:rsidP="003E7102">
            <w:r>
              <w:rPr>
                <w:color w:val="374151"/>
              </w:rPr>
              <w:t>Additional scenarios to be tested to ensure Orion meets customer’s requirements</w:t>
            </w:r>
          </w:p>
        </w:tc>
        <w:tc>
          <w:tcPr>
            <w:tcW w:w="0" w:type="auto"/>
            <w:vAlign w:val="center"/>
          </w:tcPr>
          <w:p w14:paraId="7CFFC96C" w14:textId="7CB5856D" w:rsidR="003E7102" w:rsidRPr="003E7102" w:rsidRDefault="003E7102" w:rsidP="003E7102">
            <w:r w:rsidRPr="003E7102">
              <w:rPr>
                <w:rStyle w:val="font-semibold"/>
                <w:color w:val="111827"/>
                <w:bdr w:val="single" w:sz="2" w:space="0" w:color="E5E7EB" w:frame="1"/>
              </w:rPr>
              <w:t>Align</w:t>
            </w:r>
          </w:p>
        </w:tc>
      </w:tr>
      <w:tr w:rsidR="003E7102" w:rsidRPr="00192729" w14:paraId="3E188607" w14:textId="77777777" w:rsidTr="23241AB6">
        <w:trPr>
          <w:tblCellSpacing w:w="15" w:type="dxa"/>
        </w:trPr>
        <w:tc>
          <w:tcPr>
            <w:tcW w:w="0" w:type="auto"/>
            <w:vAlign w:val="center"/>
          </w:tcPr>
          <w:p w14:paraId="3A115F49" w14:textId="5ACC9351" w:rsidR="003E7102" w:rsidRPr="003E7102" w:rsidRDefault="003E7102" w:rsidP="003E7102">
            <w:pPr>
              <w:rPr>
                <w:b/>
                <w:bCs/>
              </w:rPr>
            </w:pPr>
            <w:r w:rsidRPr="003E7102">
              <w:rPr>
                <w:rStyle w:val="font-bold"/>
                <w:b/>
                <w:bCs/>
                <w:bdr w:val="single" w:sz="2" w:space="0" w:color="E5E7EB" w:frame="1"/>
              </w:rPr>
              <w:t>REQ-3.03.06</w:t>
            </w:r>
          </w:p>
        </w:tc>
        <w:tc>
          <w:tcPr>
            <w:tcW w:w="0" w:type="auto"/>
            <w:vAlign w:val="center"/>
          </w:tcPr>
          <w:p w14:paraId="47813887" w14:textId="753C79D7" w:rsidR="003E7102" w:rsidRPr="003E7102" w:rsidRDefault="003E7102" w:rsidP="003E7102">
            <w:r w:rsidRPr="003E7102">
              <w:rPr>
                <w:rStyle w:val="font-semibold"/>
                <w:color w:val="111827"/>
                <w:bdr w:val="single" w:sz="2" w:space="0" w:color="E5E7EB" w:frame="1"/>
              </w:rPr>
              <w:t>Multiple work order events</w:t>
            </w:r>
          </w:p>
        </w:tc>
        <w:tc>
          <w:tcPr>
            <w:tcW w:w="0" w:type="auto"/>
            <w:vAlign w:val="center"/>
          </w:tcPr>
          <w:p w14:paraId="4362780C" w14:textId="2C1B3121" w:rsidR="003E7102" w:rsidRPr="003E7102" w:rsidRDefault="003E7102" w:rsidP="003E7102">
            <w:r w:rsidRPr="003E7102">
              <w:rPr>
                <w:color w:val="374151"/>
              </w:rPr>
              <w:t>For single work orders. Support multiple work order events within a single work order to accommodate phased installations without creating separate work orders for each phase.</w:t>
            </w:r>
          </w:p>
        </w:tc>
        <w:tc>
          <w:tcPr>
            <w:tcW w:w="0" w:type="auto"/>
            <w:vAlign w:val="center"/>
          </w:tcPr>
          <w:p w14:paraId="33A43881" w14:textId="2A389AED" w:rsidR="003E7102" w:rsidRPr="003E7102" w:rsidRDefault="003E7102" w:rsidP="003E7102">
            <w:r w:rsidRPr="003E7102">
              <w:rPr>
                <w:rStyle w:val="font-semibold"/>
                <w:color w:val="111827"/>
                <w:bdr w:val="single" w:sz="2" w:space="0" w:color="E5E7EB" w:frame="1"/>
              </w:rPr>
              <w:t>Align</w:t>
            </w:r>
          </w:p>
        </w:tc>
      </w:tr>
      <w:tr w:rsidR="003E7102" w:rsidRPr="00192729" w14:paraId="13BC7F7E" w14:textId="77777777" w:rsidTr="23241AB6">
        <w:trPr>
          <w:tblCellSpacing w:w="15" w:type="dxa"/>
        </w:trPr>
        <w:tc>
          <w:tcPr>
            <w:tcW w:w="0" w:type="auto"/>
            <w:vAlign w:val="center"/>
          </w:tcPr>
          <w:p w14:paraId="4DDA9A3A" w14:textId="589C4B11" w:rsidR="003E7102" w:rsidRPr="003E7102" w:rsidRDefault="003E7102" w:rsidP="003E7102">
            <w:pPr>
              <w:rPr>
                <w:b/>
                <w:bCs/>
              </w:rPr>
            </w:pPr>
            <w:r w:rsidRPr="003E7102">
              <w:rPr>
                <w:rStyle w:val="font-bold"/>
                <w:b/>
                <w:bCs/>
                <w:bdr w:val="single" w:sz="2" w:space="0" w:color="E5E7EB" w:frame="1"/>
              </w:rPr>
              <w:t>REQ-3.03.07</w:t>
            </w:r>
          </w:p>
        </w:tc>
        <w:tc>
          <w:tcPr>
            <w:tcW w:w="0" w:type="auto"/>
            <w:vAlign w:val="center"/>
          </w:tcPr>
          <w:p w14:paraId="565B7B2F" w14:textId="7EF8A443" w:rsidR="003E7102" w:rsidRPr="003E7102" w:rsidRDefault="003E7102" w:rsidP="003E7102">
            <w:r w:rsidRPr="003E7102">
              <w:rPr>
                <w:rStyle w:val="font-semibold"/>
                <w:color w:val="111827"/>
                <w:bdr w:val="single" w:sz="2" w:space="0" w:color="E5E7EB" w:frame="1"/>
              </w:rPr>
              <w:t>Eliminate file duplication</w:t>
            </w:r>
          </w:p>
        </w:tc>
        <w:tc>
          <w:tcPr>
            <w:tcW w:w="0" w:type="auto"/>
            <w:vAlign w:val="center"/>
          </w:tcPr>
          <w:p w14:paraId="0E91AB4B" w14:textId="23C29D6C" w:rsidR="003E7102" w:rsidRPr="003E7102" w:rsidRDefault="003E7102" w:rsidP="003E7102">
            <w:r w:rsidRPr="003E7102">
              <w:rPr>
                <w:color w:val="374151"/>
              </w:rPr>
              <w:t>Elimination of manual file transfer and duplication across systems. Files attached once in NetSuite and available across all related records (sales orders, work orders, pick lists), eliminating 'E-waste' across Workfront, quote requests, and IQ.</w:t>
            </w:r>
          </w:p>
        </w:tc>
        <w:tc>
          <w:tcPr>
            <w:tcW w:w="0" w:type="auto"/>
            <w:vAlign w:val="center"/>
          </w:tcPr>
          <w:p w14:paraId="05652155" w14:textId="7C1DEE1B" w:rsidR="003E7102" w:rsidRPr="003E7102" w:rsidRDefault="003E7102" w:rsidP="003E7102">
            <w:r w:rsidRPr="003E7102">
              <w:rPr>
                <w:rStyle w:val="font-semibold"/>
                <w:color w:val="111827"/>
                <w:bdr w:val="single" w:sz="2" w:space="0" w:color="E5E7EB" w:frame="1"/>
              </w:rPr>
              <w:t>Align</w:t>
            </w:r>
          </w:p>
        </w:tc>
      </w:tr>
      <w:tr w:rsidR="003E7102" w:rsidRPr="00192729" w14:paraId="2BB48A36" w14:textId="77777777" w:rsidTr="23241AB6">
        <w:trPr>
          <w:tblCellSpacing w:w="15" w:type="dxa"/>
        </w:trPr>
        <w:tc>
          <w:tcPr>
            <w:tcW w:w="0" w:type="auto"/>
            <w:vAlign w:val="center"/>
          </w:tcPr>
          <w:p w14:paraId="2EFD5FF2" w14:textId="234472A7" w:rsidR="003E7102" w:rsidRPr="003E7102" w:rsidRDefault="003E7102" w:rsidP="003E7102">
            <w:pPr>
              <w:rPr>
                <w:b/>
                <w:bCs/>
              </w:rPr>
            </w:pPr>
            <w:r w:rsidRPr="003E7102">
              <w:rPr>
                <w:rStyle w:val="font-bold"/>
                <w:b/>
                <w:bCs/>
                <w:bdr w:val="single" w:sz="2" w:space="0" w:color="E5E7EB" w:frame="1"/>
              </w:rPr>
              <w:t>REQ-3.03.08</w:t>
            </w:r>
          </w:p>
        </w:tc>
        <w:tc>
          <w:tcPr>
            <w:tcW w:w="0" w:type="auto"/>
            <w:vAlign w:val="center"/>
          </w:tcPr>
          <w:p w14:paraId="4956A1CD" w14:textId="13EF396D" w:rsidR="003E7102" w:rsidRPr="003E7102" w:rsidRDefault="003E7102" w:rsidP="003E7102">
            <w:r w:rsidRPr="003E7102">
              <w:rPr>
                <w:rStyle w:val="font-semibold"/>
                <w:color w:val="111827"/>
                <w:bdr w:val="single" w:sz="2" w:space="0" w:color="E5E7EB" w:frame="1"/>
              </w:rPr>
              <w:t>Coordination workflow</w:t>
            </w:r>
          </w:p>
        </w:tc>
        <w:tc>
          <w:tcPr>
            <w:tcW w:w="0" w:type="auto"/>
            <w:vAlign w:val="center"/>
          </w:tcPr>
          <w:p w14:paraId="3DEA13C2" w14:textId="77777777" w:rsidR="003E7102" w:rsidRDefault="003E7102" w:rsidP="003E7102">
            <w:pPr>
              <w:rPr>
                <w:color w:val="374151"/>
              </w:rPr>
            </w:pPr>
            <w:commentRangeStart w:id="121"/>
            <w:commentRangeStart w:id="122"/>
            <w:commentRangeStart w:id="123"/>
            <w:r w:rsidRPr="23241AB6">
              <w:rPr>
                <w:color w:val="374151"/>
              </w:rPr>
              <w:t>With installation managers for scheduling. System-supported coordination workflow through notifications and assignments, replacing outside-system phone calls and emails for availability discussions.</w:t>
            </w:r>
            <w:commentRangeEnd w:id="121"/>
            <w:r>
              <w:rPr>
                <w:rStyle w:val="CommentReference"/>
                <w:color w:val="374151"/>
                <w:sz w:val="22"/>
                <w:szCs w:val="22"/>
              </w:rPr>
              <w:commentReference w:id="121"/>
            </w:r>
            <w:commentRangeEnd w:id="122"/>
            <w:r>
              <w:rPr>
                <w:rStyle w:val="CommentReference"/>
                <w:color w:val="374151"/>
                <w:sz w:val="22"/>
                <w:szCs w:val="22"/>
              </w:rPr>
              <w:commentReference w:id="122"/>
            </w:r>
            <w:commentRangeEnd w:id="123"/>
            <w:r>
              <w:rPr>
                <w:rStyle w:val="CommentReference"/>
                <w:color w:val="374151"/>
                <w:sz w:val="22"/>
                <w:szCs w:val="22"/>
              </w:rPr>
              <w:commentReference w:id="123"/>
            </w:r>
          </w:p>
          <w:p w14:paraId="4D92EBEE" w14:textId="77777777" w:rsidR="00FA7261" w:rsidRDefault="00FA7261" w:rsidP="003E7102">
            <w:pPr>
              <w:rPr>
                <w:color w:val="374151"/>
              </w:rPr>
            </w:pPr>
          </w:p>
          <w:p w14:paraId="1B8A1BFA" w14:textId="5A432026" w:rsidR="00FA7261" w:rsidRPr="003E7102" w:rsidRDefault="00FA7261" w:rsidP="003E7102">
            <w:pPr>
              <w:rPr>
                <w:color w:val="374151"/>
              </w:rPr>
            </w:pPr>
            <w:r>
              <w:rPr>
                <w:color w:val="374151"/>
              </w:rPr>
              <w:t>Discuss options with developer (Joe)</w:t>
            </w:r>
          </w:p>
        </w:tc>
        <w:tc>
          <w:tcPr>
            <w:tcW w:w="0" w:type="auto"/>
            <w:vAlign w:val="center"/>
          </w:tcPr>
          <w:p w14:paraId="1C600BE1" w14:textId="10FFB7E0" w:rsidR="003E7102" w:rsidRPr="003E7102" w:rsidRDefault="003E7102" w:rsidP="003E7102">
            <w:r w:rsidRPr="003E7102">
              <w:rPr>
                <w:rStyle w:val="font-semibold"/>
                <w:color w:val="111827"/>
                <w:bdr w:val="single" w:sz="2" w:space="0" w:color="E5E7EB" w:frame="1"/>
              </w:rPr>
              <w:t>Align</w:t>
            </w:r>
          </w:p>
        </w:tc>
      </w:tr>
      <w:tr w:rsidR="003E7102" w:rsidRPr="00192729" w14:paraId="306DA796" w14:textId="77777777" w:rsidTr="23241AB6">
        <w:trPr>
          <w:tblCellSpacing w:w="15" w:type="dxa"/>
        </w:trPr>
        <w:tc>
          <w:tcPr>
            <w:tcW w:w="0" w:type="auto"/>
            <w:vAlign w:val="center"/>
          </w:tcPr>
          <w:p w14:paraId="46124356" w14:textId="3D3DD1E9" w:rsidR="003E7102" w:rsidRPr="003E7102" w:rsidRDefault="003E7102" w:rsidP="003E7102">
            <w:pPr>
              <w:rPr>
                <w:b/>
                <w:bCs/>
              </w:rPr>
            </w:pPr>
            <w:r w:rsidRPr="003E7102">
              <w:rPr>
                <w:rStyle w:val="font-bold"/>
                <w:b/>
                <w:bCs/>
                <w:bdr w:val="single" w:sz="2" w:space="0" w:color="E5E7EB" w:frame="1"/>
              </w:rPr>
              <w:t>REQ-3.03.09</w:t>
            </w:r>
          </w:p>
        </w:tc>
        <w:tc>
          <w:tcPr>
            <w:tcW w:w="0" w:type="auto"/>
            <w:vAlign w:val="center"/>
          </w:tcPr>
          <w:p w14:paraId="45AE0E03" w14:textId="07AAA0B4" w:rsidR="003E7102" w:rsidRPr="003E7102" w:rsidRDefault="003E7102" w:rsidP="003E7102">
            <w:r w:rsidRPr="003E7102">
              <w:rPr>
                <w:rStyle w:val="font-semibold"/>
                <w:color w:val="111827"/>
                <w:bdr w:val="single" w:sz="2" w:space="0" w:color="E5E7EB" w:frame="1"/>
              </w:rPr>
              <w:t>Automated scheduling notifications</w:t>
            </w:r>
          </w:p>
        </w:tc>
        <w:tc>
          <w:tcPr>
            <w:tcW w:w="0" w:type="auto"/>
            <w:vAlign w:val="center"/>
          </w:tcPr>
          <w:p w14:paraId="415C65C7" w14:textId="37E3D0B0" w:rsidR="003E7102" w:rsidRPr="003E7102" w:rsidRDefault="003E7102" w:rsidP="003E7102">
            <w:r w:rsidRPr="003E7102">
              <w:rPr>
                <w:color w:val="374151"/>
              </w:rPr>
              <w:t>When work orders are scheduled. Automated notifications sent to PC/PM upon work order scheduling by installation manager, maintaining current automated email functionality.</w:t>
            </w:r>
          </w:p>
        </w:tc>
        <w:tc>
          <w:tcPr>
            <w:tcW w:w="0" w:type="auto"/>
            <w:vAlign w:val="center"/>
          </w:tcPr>
          <w:p w14:paraId="10B95139" w14:textId="5F74CEB3" w:rsidR="003E7102" w:rsidRPr="003E7102" w:rsidRDefault="77396147" w:rsidP="01DB676D">
            <w:pPr>
              <w:spacing w:line="259" w:lineRule="auto"/>
            </w:pPr>
            <w:r w:rsidRPr="01DB676D">
              <w:rPr>
                <w:rStyle w:val="font-semibold"/>
                <w:color w:val="111827"/>
              </w:rPr>
              <w:t>Accommodate</w:t>
            </w:r>
          </w:p>
        </w:tc>
      </w:tr>
    </w:tbl>
    <w:p w14:paraId="372751BC" w14:textId="77777777" w:rsidR="00EE77D9" w:rsidRPr="00C52E83" w:rsidRDefault="00EE77D9" w:rsidP="00C52E83">
      <w:pPr>
        <w:pStyle w:val="Heading3"/>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00" w:type="dxa"/>
          <w:left w:w="180" w:type="dxa"/>
          <w:bottom w:w="100" w:type="dxa"/>
          <w:right w:w="180" w:type="dxa"/>
        </w:tblCellMar>
        <w:tblLook w:val="04A0" w:firstRow="1" w:lastRow="0" w:firstColumn="1" w:lastColumn="0" w:noHBand="0" w:noVBand="1"/>
      </w:tblPr>
      <w:tblGrid>
        <w:gridCol w:w="4516"/>
        <w:gridCol w:w="4508"/>
      </w:tblGrid>
      <w:tr w:rsidR="00BA1A62" w14:paraId="0683525B" w14:textId="77777777" w:rsidTr="00DE60B5">
        <w:trPr>
          <w:tblHeader/>
        </w:trPr>
        <w:tc>
          <w:tcPr>
            <w:tcW w:w="4516" w:type="dxa"/>
            <w:tcBorders>
              <w:top w:val="single" w:sz="1" w:space="0" w:color="000000"/>
              <w:left w:val="single" w:sz="1" w:space="0" w:color="000000"/>
              <w:bottom w:val="single" w:sz="1" w:space="0" w:color="000000"/>
              <w:right w:val="single" w:sz="1" w:space="0" w:color="000000"/>
            </w:tcBorders>
            <w:shd w:val="clear" w:color="auto" w:fill="4472C4"/>
          </w:tcPr>
          <w:p w14:paraId="49FCE00C" w14:textId="77777777" w:rsidR="00BA1A62" w:rsidRDefault="00FA4E34">
            <w:pPr>
              <w:jc w:val="center"/>
            </w:pPr>
            <w:r>
              <w:rPr>
                <w:b/>
                <w:bCs/>
                <w:i/>
                <w:iCs/>
                <w:color w:val="FFFFFF"/>
              </w:rPr>
              <w:t>Client Feedback</w:t>
            </w:r>
          </w:p>
        </w:tc>
        <w:tc>
          <w:tcPr>
            <w:tcW w:w="4508" w:type="dxa"/>
            <w:tcBorders>
              <w:top w:val="single" w:sz="1" w:space="0" w:color="000000"/>
              <w:left w:val="single" w:sz="1" w:space="0" w:color="000000"/>
              <w:bottom w:val="single" w:sz="1" w:space="0" w:color="000000"/>
              <w:right w:val="single" w:sz="1" w:space="0" w:color="000000"/>
            </w:tcBorders>
            <w:shd w:val="clear" w:color="auto" w:fill="4472C4"/>
          </w:tcPr>
          <w:p w14:paraId="052C108B" w14:textId="77777777" w:rsidR="00BA1A62" w:rsidRDefault="00FA4E34">
            <w:pPr>
              <w:jc w:val="center"/>
            </w:pPr>
            <w:r>
              <w:rPr>
                <w:b/>
                <w:bCs/>
                <w:i/>
                <w:iCs/>
                <w:color w:val="FFFFFF"/>
              </w:rPr>
              <w:t>GSI Response</w:t>
            </w:r>
          </w:p>
        </w:tc>
      </w:tr>
      <w:tr w:rsidR="00BA1A62" w14:paraId="4A57FC68" w14:textId="77777777" w:rsidTr="00DE60B5">
        <w:tc>
          <w:tcPr>
            <w:tcW w:w="4516" w:type="dxa"/>
            <w:tcBorders>
              <w:top w:val="single" w:sz="1" w:space="0" w:color="000000"/>
              <w:left w:val="single" w:sz="1" w:space="0" w:color="000000"/>
              <w:bottom w:val="single" w:sz="1" w:space="0" w:color="000000"/>
              <w:right w:val="single" w:sz="1" w:space="0" w:color="000000"/>
            </w:tcBorders>
          </w:tcPr>
          <w:p w14:paraId="76FB26D3" w14:textId="77777777" w:rsidR="00BA1A62" w:rsidRDefault="00FA4E34">
            <w:r>
              <w:t>&lt;Comment&gt;</w:t>
            </w:r>
          </w:p>
        </w:tc>
        <w:tc>
          <w:tcPr>
            <w:tcW w:w="4508" w:type="dxa"/>
            <w:tcBorders>
              <w:top w:val="single" w:sz="1" w:space="0" w:color="000000"/>
              <w:left w:val="single" w:sz="1" w:space="0" w:color="000000"/>
              <w:bottom w:val="single" w:sz="1" w:space="0" w:color="000000"/>
              <w:right w:val="single" w:sz="1" w:space="0" w:color="000000"/>
            </w:tcBorders>
          </w:tcPr>
          <w:p w14:paraId="1C0D6E95" w14:textId="77777777" w:rsidR="00BA1A62" w:rsidRDefault="00BA1A62"/>
        </w:tc>
      </w:tr>
      <w:tr w:rsidR="00DE60B5" w14:paraId="6C893CA3" w14:textId="77777777" w:rsidTr="00DE60B5">
        <w:tc>
          <w:tcPr>
            <w:tcW w:w="4516" w:type="dxa"/>
            <w:tcBorders>
              <w:top w:val="single" w:sz="1" w:space="0" w:color="000000"/>
              <w:left w:val="single" w:sz="1" w:space="0" w:color="000000"/>
              <w:bottom w:val="single" w:sz="1" w:space="0" w:color="000000"/>
              <w:right w:val="single" w:sz="1" w:space="0" w:color="000000"/>
            </w:tcBorders>
          </w:tcPr>
          <w:p w14:paraId="2802652F" w14:textId="77777777" w:rsidR="00DE60B5" w:rsidRDefault="00DE60B5"/>
        </w:tc>
        <w:tc>
          <w:tcPr>
            <w:tcW w:w="4508" w:type="dxa"/>
            <w:tcBorders>
              <w:top w:val="single" w:sz="1" w:space="0" w:color="000000"/>
              <w:left w:val="single" w:sz="1" w:space="0" w:color="000000"/>
              <w:bottom w:val="single" w:sz="1" w:space="0" w:color="000000"/>
              <w:right w:val="single" w:sz="1" w:space="0" w:color="000000"/>
            </w:tcBorders>
          </w:tcPr>
          <w:p w14:paraId="7EF08773" w14:textId="77777777" w:rsidR="00DE60B5" w:rsidRDefault="00DE60B5"/>
        </w:tc>
      </w:tr>
    </w:tbl>
    <w:p w14:paraId="6F6A1EC4" w14:textId="77777777" w:rsidR="00DE60B5" w:rsidRDefault="00DE60B5">
      <w:pPr>
        <w:pStyle w:val="Heading2"/>
      </w:pPr>
    </w:p>
    <w:p w14:paraId="04647C54" w14:textId="634BD653" w:rsidR="00BA1A62" w:rsidRDefault="00FA4E34" w:rsidP="00DE60B5">
      <w:pPr>
        <w:pStyle w:val="Heading2"/>
      </w:pPr>
      <w:bookmarkStart w:id="124" w:name="_Toc213923735"/>
      <w:r w:rsidRPr="00DE60B5">
        <w:t>3.04 Vendor Returns Management</w:t>
      </w:r>
      <w:bookmarkEnd w:id="124"/>
    </w:p>
    <w:p w14:paraId="1E024463" w14:textId="77777777" w:rsidR="00BA1A62" w:rsidRPr="00DE60B5" w:rsidRDefault="00FA4E34" w:rsidP="00DE60B5">
      <w:pPr>
        <w:pStyle w:val="Heading3"/>
      </w:pPr>
      <w:bookmarkStart w:id="125" w:name="_Toc213923736"/>
      <w:r w:rsidRPr="00DE60B5">
        <w:t>3.04.01 Your Business Requirements</w:t>
      </w:r>
      <w:bookmarkEnd w:id="125"/>
    </w:p>
    <w:p w14:paraId="58064156" w14:textId="77777777" w:rsidR="00BA1A62" w:rsidRDefault="00FA4E34">
      <w:pPr>
        <w:spacing w:after="200"/>
      </w:pPr>
      <w:r>
        <w:t>Pivot Interiors requires flexibility in vendor return management as most damaged products do not need to be returned to vendors. Key requirements include:</w:t>
      </w:r>
    </w:p>
    <w:p w14:paraId="03056300" w14:textId="0D2E7AB0" w:rsidR="00BA1A62" w:rsidRDefault="006E3E78" w:rsidP="002764B0">
      <w:r w:rsidRPr="002764B0">
        <w:rPr>
          <w:b/>
          <w:bCs/>
          <w:sz w:val="20"/>
        </w:rPr>
        <w:t>REQ-3.0</w:t>
      </w:r>
      <w:r w:rsidR="008478F7">
        <w:rPr>
          <w:b/>
          <w:bCs/>
          <w:sz w:val="20"/>
        </w:rPr>
        <w:t>4</w:t>
      </w:r>
      <w:r w:rsidRPr="002764B0">
        <w:rPr>
          <w:b/>
          <w:bCs/>
          <w:sz w:val="20"/>
        </w:rPr>
        <w:t>.01:</w:t>
      </w:r>
      <w:r w:rsidRPr="002764B0">
        <w:rPr>
          <w:sz w:val="20"/>
        </w:rPr>
        <w:t xml:space="preserve"> </w:t>
      </w:r>
      <w:r w:rsidR="00FA4E34">
        <w:t>Decision point on implementing formal vendor return authorization (VRA) process</w:t>
      </w:r>
    </w:p>
    <w:p w14:paraId="72142F4C" w14:textId="77777777" w:rsidR="00971CB4" w:rsidRDefault="00971CB4" w:rsidP="002764B0"/>
    <w:p w14:paraId="00B3B9EA" w14:textId="76F801EB" w:rsidR="00BA1A62" w:rsidRDefault="006E3E78" w:rsidP="002764B0">
      <w:r w:rsidRPr="002764B0">
        <w:rPr>
          <w:b/>
          <w:bCs/>
          <w:sz w:val="20"/>
        </w:rPr>
        <w:t>REQ-3.0</w:t>
      </w:r>
      <w:r w:rsidR="008478F7">
        <w:rPr>
          <w:b/>
          <w:bCs/>
          <w:sz w:val="20"/>
        </w:rPr>
        <w:t>4</w:t>
      </w:r>
      <w:r w:rsidRPr="002764B0">
        <w:rPr>
          <w:b/>
          <w:bCs/>
          <w:sz w:val="20"/>
        </w:rPr>
        <w:t>.02:</w:t>
      </w:r>
      <w:r w:rsidRPr="002764B0">
        <w:rPr>
          <w:sz w:val="20"/>
        </w:rPr>
        <w:t xml:space="preserve"> </w:t>
      </w:r>
      <w:r w:rsidR="00FA4E34">
        <w:t>Support for zero-cost replacement product receiving</w:t>
      </w:r>
    </w:p>
    <w:p w14:paraId="22535A16" w14:textId="77777777" w:rsidR="00971CB4" w:rsidRDefault="00971CB4" w:rsidP="002764B0"/>
    <w:p w14:paraId="09F0015B" w14:textId="61ABBB27" w:rsidR="00BA1A62" w:rsidRDefault="006E3E78" w:rsidP="002764B0">
      <w:r w:rsidRPr="15D12045">
        <w:rPr>
          <w:b/>
          <w:sz w:val="20"/>
          <w:szCs w:val="20"/>
        </w:rPr>
        <w:t>REQ-3.0</w:t>
      </w:r>
      <w:r w:rsidR="008478F7" w:rsidRPr="15D12045">
        <w:rPr>
          <w:b/>
          <w:sz w:val="20"/>
          <w:szCs w:val="20"/>
        </w:rPr>
        <w:t>4</w:t>
      </w:r>
      <w:r w:rsidRPr="15D12045">
        <w:rPr>
          <w:b/>
          <w:sz w:val="20"/>
          <w:szCs w:val="20"/>
        </w:rPr>
        <w:t>.03:</w:t>
      </w:r>
      <w:r w:rsidRPr="15D12045">
        <w:rPr>
          <w:sz w:val="20"/>
          <w:szCs w:val="20"/>
        </w:rPr>
        <w:t xml:space="preserve"> </w:t>
      </w:r>
      <w:commentRangeStart w:id="126"/>
      <w:commentRangeStart w:id="127"/>
      <w:commentRangeStart w:id="128"/>
      <w:commentRangeStart w:id="129"/>
      <w:commentRangeStart w:id="130"/>
      <w:commentRangeStart w:id="131"/>
      <w:r w:rsidR="00FA4E34">
        <w:t>Ability to track replacement products against original orders</w:t>
      </w:r>
      <w:commentRangeEnd w:id="126"/>
      <w:r w:rsidR="00D25A87">
        <w:rPr>
          <w:rStyle w:val="CommentReference"/>
          <w:sz w:val="22"/>
          <w:szCs w:val="22"/>
        </w:rPr>
        <w:commentReference w:id="126"/>
      </w:r>
      <w:commentRangeEnd w:id="127"/>
      <w:r>
        <w:rPr>
          <w:rStyle w:val="CommentReference"/>
          <w:sz w:val="22"/>
          <w:szCs w:val="22"/>
        </w:rPr>
        <w:commentReference w:id="127"/>
      </w:r>
      <w:commentRangeEnd w:id="128"/>
      <w:r>
        <w:rPr>
          <w:rStyle w:val="CommentReference"/>
          <w:sz w:val="22"/>
          <w:szCs w:val="22"/>
        </w:rPr>
        <w:commentReference w:id="128"/>
      </w:r>
      <w:commentRangeEnd w:id="129"/>
      <w:r>
        <w:rPr>
          <w:rStyle w:val="CommentReference"/>
          <w:sz w:val="22"/>
          <w:szCs w:val="22"/>
        </w:rPr>
        <w:commentReference w:id="129"/>
      </w:r>
      <w:commentRangeEnd w:id="130"/>
      <w:r w:rsidR="00717103">
        <w:rPr>
          <w:rStyle w:val="CommentReference"/>
          <w:sz w:val="22"/>
          <w:szCs w:val="22"/>
        </w:rPr>
        <w:commentReference w:id="130"/>
      </w:r>
      <w:commentRangeEnd w:id="131"/>
      <w:r w:rsidR="0011572E">
        <w:rPr>
          <w:rStyle w:val="CommentReference"/>
          <w:sz w:val="22"/>
          <w:szCs w:val="22"/>
        </w:rPr>
        <w:commentReference w:id="131"/>
      </w:r>
    </w:p>
    <w:p w14:paraId="726FBCFB" w14:textId="77777777" w:rsidR="00971CB4" w:rsidRDefault="00971CB4" w:rsidP="002764B0"/>
    <w:p w14:paraId="5770C523" w14:textId="35AFB552" w:rsidR="00BA1A62" w:rsidRDefault="006E3E78" w:rsidP="002764B0">
      <w:r w:rsidRPr="002764B0">
        <w:rPr>
          <w:b/>
          <w:bCs/>
          <w:sz w:val="20"/>
        </w:rPr>
        <w:t>REQ-3.0</w:t>
      </w:r>
      <w:r w:rsidR="008478F7">
        <w:rPr>
          <w:b/>
          <w:bCs/>
          <w:sz w:val="20"/>
        </w:rPr>
        <w:t>4</w:t>
      </w:r>
      <w:r w:rsidRPr="002764B0">
        <w:rPr>
          <w:b/>
          <w:bCs/>
          <w:sz w:val="20"/>
        </w:rPr>
        <w:t>.04:</w:t>
      </w:r>
      <w:r w:rsidRPr="002764B0">
        <w:rPr>
          <w:sz w:val="20"/>
        </w:rPr>
        <w:t xml:space="preserve"> </w:t>
      </w:r>
      <w:r w:rsidR="00FA4E34">
        <w:t>Vendor-managed return logistics (call tags and pickup arrangements)</w:t>
      </w:r>
    </w:p>
    <w:p w14:paraId="16FDBEA2" w14:textId="77777777" w:rsidR="00971CB4" w:rsidRDefault="00971CB4" w:rsidP="002764B0"/>
    <w:p w14:paraId="1C47A890" w14:textId="18B5AA2C" w:rsidR="00BA1A62" w:rsidRDefault="006E3E78" w:rsidP="002764B0">
      <w:r w:rsidRPr="002764B0">
        <w:rPr>
          <w:b/>
          <w:bCs/>
          <w:sz w:val="20"/>
        </w:rPr>
        <w:t>REQ-3.0</w:t>
      </w:r>
      <w:r w:rsidR="008478F7">
        <w:rPr>
          <w:b/>
          <w:bCs/>
          <w:sz w:val="20"/>
        </w:rPr>
        <w:t>4</w:t>
      </w:r>
      <w:r w:rsidRPr="002764B0">
        <w:rPr>
          <w:b/>
          <w:bCs/>
          <w:sz w:val="20"/>
        </w:rPr>
        <w:t>.05:</w:t>
      </w:r>
      <w:r w:rsidRPr="002764B0">
        <w:rPr>
          <w:sz w:val="20"/>
        </w:rPr>
        <w:t xml:space="preserve"> </w:t>
      </w:r>
      <w:r w:rsidR="00FA4E34">
        <w:t>Documentation and tracking for audit purposes</w:t>
      </w:r>
    </w:p>
    <w:p w14:paraId="1CCA9E29" w14:textId="77777777" w:rsidR="00971CB4" w:rsidRDefault="00971CB4" w:rsidP="002764B0"/>
    <w:p w14:paraId="041A67FE" w14:textId="77777777" w:rsidR="00BA1A62" w:rsidRPr="00DE60B5" w:rsidRDefault="00FA4E34" w:rsidP="00DE60B5">
      <w:pPr>
        <w:pStyle w:val="Heading3"/>
      </w:pPr>
      <w:bookmarkStart w:id="134" w:name="_Toc213923737"/>
      <w:r w:rsidRPr="00DE60B5">
        <w:t>3.04.02 Current State Process</w:t>
      </w:r>
      <w:bookmarkEnd w:id="134"/>
    </w:p>
    <w:p w14:paraId="04144049" w14:textId="77777777" w:rsidR="00BA1A62" w:rsidRDefault="00FA4E34">
      <w:pPr>
        <w:spacing w:after="200"/>
      </w:pPr>
      <w:r>
        <w:t>Vendor returns are relatively infrequent and handled informally. Most damaged products are not returned as vendors typically send replacements at zero cost after reviewing damage photos.</w:t>
      </w:r>
    </w:p>
    <w:p w14:paraId="17F2EF2A" w14:textId="77777777" w:rsidR="00BA1A62" w:rsidRDefault="00FA4E34">
      <w:pPr>
        <w:spacing w:after="100"/>
      </w:pPr>
      <w:r>
        <w:rPr>
          <w:b/>
          <w:bCs/>
        </w:rPr>
        <w:t>Process Flow:</w:t>
      </w:r>
    </w:p>
    <w:p w14:paraId="5DCDCC0A" w14:textId="77777777" w:rsidR="00BA1A62" w:rsidRDefault="00FA4E34" w:rsidP="00DE60B5">
      <w:pPr>
        <w:pStyle w:val="ListParagraph"/>
        <w:numPr>
          <w:ilvl w:val="0"/>
          <w:numId w:val="24"/>
        </w:numPr>
      </w:pPr>
      <w:r>
        <w:t>Issue identified with product (damaged or wrong item)</w:t>
      </w:r>
    </w:p>
    <w:p w14:paraId="3B1974CC" w14:textId="77777777" w:rsidR="00BA1A62" w:rsidRDefault="00FA4E34" w:rsidP="00DE60B5">
      <w:pPr>
        <w:pStyle w:val="ListParagraph"/>
        <w:numPr>
          <w:ilvl w:val="0"/>
          <w:numId w:val="24"/>
        </w:numPr>
      </w:pPr>
      <w:r>
        <w:t>Vendor contacted with photos and documentation</w:t>
      </w:r>
    </w:p>
    <w:p w14:paraId="5AA295CB" w14:textId="77777777" w:rsidR="00BA1A62" w:rsidRDefault="00FA4E34" w:rsidP="00DE60B5">
      <w:pPr>
        <w:pStyle w:val="ListParagraph"/>
        <w:numPr>
          <w:ilvl w:val="0"/>
          <w:numId w:val="24"/>
        </w:numPr>
      </w:pPr>
      <w:r>
        <w:t>Vendor evaluates need for physical return (most often doesn't want product back)</w:t>
      </w:r>
    </w:p>
    <w:p w14:paraId="2A5964DD" w14:textId="3F37A22D" w:rsidR="00BA1A62" w:rsidRDefault="00FA4E34" w:rsidP="00DE60B5">
      <w:pPr>
        <w:pStyle w:val="ListParagraph"/>
        <w:numPr>
          <w:ilvl w:val="0"/>
          <w:numId w:val="24"/>
        </w:numPr>
      </w:pPr>
      <w:r>
        <w:t xml:space="preserve">If return </w:t>
      </w:r>
      <w:proofErr w:type="gramStart"/>
      <w:r>
        <w:t>required</w:t>
      </w:r>
      <w:proofErr w:type="gramEnd"/>
      <w:r>
        <w:t xml:space="preserve">, </w:t>
      </w:r>
      <w:r w:rsidR="6B9E4A9F">
        <w:t xml:space="preserve">most often, the </w:t>
      </w:r>
      <w:r>
        <w:t xml:space="preserve">vendor provides call tag and arranges pickup at their </w:t>
      </w:r>
      <w:commentRangeStart w:id="135"/>
      <w:commentRangeStart w:id="136"/>
      <w:commentRangeStart w:id="137"/>
      <w:commentRangeStart w:id="138"/>
      <w:commentRangeStart w:id="139"/>
      <w:r>
        <w:t>expense</w:t>
      </w:r>
      <w:commentRangeEnd w:id="135"/>
      <w:r>
        <w:rPr>
          <w:rStyle w:val="CommentReference"/>
          <w:sz w:val="22"/>
          <w:szCs w:val="22"/>
        </w:rPr>
        <w:commentReference w:id="135"/>
      </w:r>
      <w:commentRangeEnd w:id="136"/>
      <w:r>
        <w:rPr>
          <w:rStyle w:val="CommentReference"/>
          <w:sz w:val="22"/>
          <w:szCs w:val="22"/>
        </w:rPr>
        <w:commentReference w:id="136"/>
      </w:r>
      <w:commentRangeEnd w:id="137"/>
      <w:r>
        <w:rPr>
          <w:rStyle w:val="CommentReference"/>
          <w:sz w:val="22"/>
          <w:szCs w:val="22"/>
        </w:rPr>
        <w:commentReference w:id="137"/>
      </w:r>
      <w:commentRangeEnd w:id="138"/>
      <w:r>
        <w:rPr>
          <w:rStyle w:val="CommentReference"/>
          <w:sz w:val="22"/>
          <w:szCs w:val="22"/>
        </w:rPr>
        <w:commentReference w:id="138"/>
      </w:r>
      <w:commentRangeEnd w:id="139"/>
      <w:r>
        <w:rPr>
          <w:rStyle w:val="CommentReference"/>
          <w:sz w:val="22"/>
          <w:szCs w:val="22"/>
        </w:rPr>
        <w:commentReference w:id="139"/>
      </w:r>
      <w:r w:rsidR="00DC33D9">
        <w:t xml:space="preserve">.  </w:t>
      </w:r>
      <w:proofErr w:type="gramStart"/>
      <w:r w:rsidR="00DC33D9">
        <w:t>If</w:t>
      </w:r>
      <w:proofErr w:type="gramEnd"/>
      <w:r w:rsidR="00DC33D9">
        <w:t xml:space="preserve"> </w:t>
      </w:r>
      <w:proofErr w:type="gramStart"/>
      <w:r w:rsidR="00DC33D9">
        <w:t>was</w:t>
      </w:r>
      <w:proofErr w:type="gramEnd"/>
      <w:r w:rsidR="00DC33D9">
        <w:t xml:space="preserve"> responsible for the error, client will </w:t>
      </w:r>
      <w:proofErr w:type="gramStart"/>
      <w:r w:rsidR="00DC33D9">
        <w:t>pay  additional</w:t>
      </w:r>
      <w:proofErr w:type="gramEnd"/>
      <w:r w:rsidR="00DC33D9">
        <w:t xml:space="preserve"> expenses.</w:t>
      </w:r>
    </w:p>
    <w:p w14:paraId="427F3D24" w14:textId="77777777" w:rsidR="00BA1A62" w:rsidRDefault="00FA4E34" w:rsidP="00DE60B5">
      <w:pPr>
        <w:pStyle w:val="ListParagraph"/>
        <w:numPr>
          <w:ilvl w:val="0"/>
          <w:numId w:val="24"/>
        </w:numPr>
      </w:pPr>
      <w:r>
        <w:t>Product packaged with documentation and picked up by carrier</w:t>
      </w:r>
    </w:p>
    <w:p w14:paraId="2659532A" w14:textId="77777777" w:rsidR="00BA1A62" w:rsidRDefault="00FA4E34" w:rsidP="00DE60B5">
      <w:pPr>
        <w:pStyle w:val="ListParagraph"/>
        <w:numPr>
          <w:ilvl w:val="0"/>
          <w:numId w:val="24"/>
        </w:numPr>
        <w:spacing w:after="200"/>
      </w:pPr>
      <w:r>
        <w:t>Replacement sent at zero cost on new PO line</w:t>
      </w:r>
    </w:p>
    <w:p w14:paraId="4BD837DE" w14:textId="77777777" w:rsidR="00BA1A62" w:rsidRDefault="00FA4E34">
      <w:pPr>
        <w:spacing w:after="100"/>
      </w:pPr>
      <w:r>
        <w:rPr>
          <w:b/>
          <w:bCs/>
        </w:rPr>
        <w:t>Pain Points:</w:t>
      </w:r>
    </w:p>
    <w:p w14:paraId="40E40FAC" w14:textId="77777777" w:rsidR="00BA1A62" w:rsidRDefault="00FA4E34" w:rsidP="00DE60B5">
      <w:pPr>
        <w:pStyle w:val="ListParagraph"/>
        <w:numPr>
          <w:ilvl w:val="0"/>
          <w:numId w:val="25"/>
        </w:numPr>
      </w:pPr>
      <w:r>
        <w:t>Informal process with no systematic tracking</w:t>
      </w:r>
    </w:p>
    <w:p w14:paraId="083A1307" w14:textId="77777777" w:rsidR="00BA1A62" w:rsidRDefault="00FA4E34" w:rsidP="00DE60B5">
      <w:pPr>
        <w:pStyle w:val="ListParagraph"/>
        <w:numPr>
          <w:ilvl w:val="0"/>
          <w:numId w:val="25"/>
        </w:numPr>
      </w:pPr>
      <w:r>
        <w:t>Need to decide if formal VRA process would be beneficial</w:t>
      </w:r>
    </w:p>
    <w:p w14:paraId="512FAF24" w14:textId="21DE3561" w:rsidR="00971CB4" w:rsidRDefault="00FA4E34" w:rsidP="00DE60B5">
      <w:pPr>
        <w:pStyle w:val="ListParagraph"/>
        <w:numPr>
          <w:ilvl w:val="0"/>
          <w:numId w:val="25"/>
        </w:numPr>
        <w:spacing w:after="200"/>
      </w:pPr>
      <w:r>
        <w:t>Managing cost adjustments for replacements</w:t>
      </w:r>
    </w:p>
    <w:p w14:paraId="30149591" w14:textId="77777777" w:rsidR="00971CB4" w:rsidRDefault="00971CB4" w:rsidP="00971CB4">
      <w:pPr>
        <w:pStyle w:val="ListParagraph"/>
        <w:spacing w:after="200"/>
        <w:ind w:left="720"/>
      </w:pPr>
    </w:p>
    <w:p w14:paraId="7C85587A" w14:textId="65AB900F" w:rsidR="00BA1A62" w:rsidRPr="00DE60B5" w:rsidRDefault="00FA4E34" w:rsidP="00DE60B5">
      <w:pPr>
        <w:pStyle w:val="Heading3"/>
      </w:pPr>
      <w:bookmarkStart w:id="144" w:name="_Toc213923738"/>
      <w:r w:rsidRPr="00DE60B5">
        <w:t xml:space="preserve">3.04.03 </w:t>
      </w:r>
      <w:r w:rsidR="005F2F10" w:rsidRPr="00DE60B5">
        <w:t>NetSuite Orion</w:t>
      </w:r>
      <w:r w:rsidRPr="00DE60B5">
        <w:t xml:space="preserve"> Solution</w:t>
      </w:r>
      <w:bookmarkEnd w:id="144"/>
    </w:p>
    <w:p w14:paraId="22A0336A" w14:textId="49EAF38A" w:rsidR="00BA1A62" w:rsidRDefault="005F2F10">
      <w:pPr>
        <w:spacing w:after="200"/>
      </w:pPr>
      <w:r>
        <w:t>NetSuite Orion</w:t>
      </w:r>
      <w:r w:rsidR="00FA4E34">
        <w:t xml:space="preserve"> can support both formal and informal vendor return processes based on Pivot Interiors' decision. The platform provides vendor return authorization functionality if needed while also supporting simple replacement tracking.</w:t>
      </w:r>
    </w:p>
    <w:p w14:paraId="76E11CFB" w14:textId="77777777" w:rsidR="00BA1A62" w:rsidRDefault="00FA4E34">
      <w:pPr>
        <w:spacing w:after="100"/>
      </w:pPr>
      <w:r>
        <w:rPr>
          <w:b/>
          <w:bCs/>
        </w:rPr>
        <w:t>Key Capabilities:</w:t>
      </w:r>
    </w:p>
    <w:p w14:paraId="3521C138" w14:textId="366F5B99" w:rsidR="00BA1A62" w:rsidRDefault="00FA4E34" w:rsidP="00DE60B5">
      <w:pPr>
        <w:pStyle w:val="ListParagraph"/>
        <w:numPr>
          <w:ilvl w:val="0"/>
          <w:numId w:val="26"/>
        </w:numPr>
        <w:ind w:left="360"/>
      </w:pPr>
      <w:commentRangeStart w:id="145"/>
      <w:commentRangeStart w:id="146"/>
      <w:commentRangeStart w:id="147"/>
      <w:commentRangeStart w:id="148"/>
      <w:commentRangeStart w:id="149"/>
      <w:r>
        <w:t>Optional formal VRA process with approval workflows</w:t>
      </w:r>
      <w:commentRangeEnd w:id="145"/>
      <w:r w:rsidR="008A631F">
        <w:rPr>
          <w:rStyle w:val="CommentReference"/>
          <w:sz w:val="22"/>
          <w:szCs w:val="22"/>
        </w:rPr>
        <w:commentReference w:id="145"/>
      </w:r>
      <w:commentRangeEnd w:id="146"/>
      <w:r>
        <w:rPr>
          <w:rStyle w:val="CommentReference"/>
          <w:sz w:val="22"/>
          <w:szCs w:val="22"/>
        </w:rPr>
        <w:commentReference w:id="146"/>
      </w:r>
      <w:commentRangeEnd w:id="147"/>
      <w:r>
        <w:rPr>
          <w:rStyle w:val="CommentReference"/>
          <w:sz w:val="22"/>
          <w:szCs w:val="22"/>
        </w:rPr>
        <w:commentReference w:id="147"/>
      </w:r>
      <w:commentRangeEnd w:id="148"/>
      <w:r>
        <w:rPr>
          <w:rStyle w:val="CommentReference"/>
          <w:sz w:val="22"/>
          <w:szCs w:val="22"/>
        </w:rPr>
        <w:commentReference w:id="148"/>
      </w:r>
      <w:commentRangeEnd w:id="149"/>
      <w:r w:rsidR="00BF2AD0">
        <w:rPr>
          <w:rStyle w:val="CommentReference"/>
          <w:sz w:val="22"/>
          <w:szCs w:val="22"/>
        </w:rPr>
        <w:commentReference w:id="149"/>
      </w:r>
    </w:p>
    <w:p w14:paraId="6AFE5AE1" w14:textId="77777777" w:rsidR="00BA1A62" w:rsidRDefault="00FA4E34" w:rsidP="00DE60B5">
      <w:pPr>
        <w:pStyle w:val="ListParagraph"/>
        <w:numPr>
          <w:ilvl w:val="0"/>
          <w:numId w:val="26"/>
        </w:numPr>
        <w:ind w:left="360"/>
      </w:pPr>
      <w:r>
        <w:t>Zero-cost replacement product receiving support</w:t>
      </w:r>
    </w:p>
    <w:p w14:paraId="3AF16C44" w14:textId="1EA37B5E" w:rsidR="00BA1A62" w:rsidRDefault="00FA4E34" w:rsidP="00DE60B5">
      <w:pPr>
        <w:pStyle w:val="ListParagraph"/>
        <w:numPr>
          <w:ilvl w:val="0"/>
          <w:numId w:val="26"/>
        </w:numPr>
        <w:ind w:left="360"/>
      </w:pPr>
      <w:commentRangeStart w:id="150"/>
      <w:commentRangeStart w:id="151"/>
      <w:proofErr w:type="gramStart"/>
      <w:r>
        <w:t>Tracking of</w:t>
      </w:r>
      <w:proofErr w:type="gramEnd"/>
      <w:r>
        <w:t xml:space="preserve"> replacement products against original purchase orders</w:t>
      </w:r>
      <w:commentRangeEnd w:id="150"/>
      <w:r w:rsidR="008A631F">
        <w:rPr>
          <w:rStyle w:val="CommentReference"/>
          <w:sz w:val="22"/>
          <w:szCs w:val="22"/>
        </w:rPr>
        <w:commentReference w:id="150"/>
      </w:r>
      <w:commentRangeEnd w:id="151"/>
      <w:r>
        <w:rPr>
          <w:rStyle w:val="CommentReference"/>
          <w:sz w:val="22"/>
          <w:szCs w:val="22"/>
        </w:rPr>
        <w:commentReference w:id="151"/>
      </w:r>
      <w:r w:rsidR="00DC33D9">
        <w:t>.  Will not create issues with invoicing</w:t>
      </w:r>
    </w:p>
    <w:p w14:paraId="5AD3305D" w14:textId="77777777" w:rsidR="00BA1A62" w:rsidRDefault="00FA4E34" w:rsidP="00DE60B5">
      <w:pPr>
        <w:pStyle w:val="ListParagraph"/>
        <w:numPr>
          <w:ilvl w:val="0"/>
          <w:numId w:val="26"/>
        </w:numPr>
        <w:ind w:left="360"/>
      </w:pPr>
      <w:r>
        <w:t>Documentation attachment for damage photos and correspondence</w:t>
      </w:r>
    </w:p>
    <w:p w14:paraId="72F33A72" w14:textId="77777777" w:rsidR="00BA1A62" w:rsidRDefault="00FA4E34" w:rsidP="00DE60B5">
      <w:pPr>
        <w:pStyle w:val="ListParagraph"/>
        <w:numPr>
          <w:ilvl w:val="0"/>
          <w:numId w:val="26"/>
        </w:numPr>
        <w:spacing w:after="200"/>
        <w:ind w:left="360"/>
      </w:pPr>
      <w:r>
        <w:t>Audit trail for all return-related activities</w:t>
      </w:r>
    </w:p>
    <w:p w14:paraId="16CA49A4" w14:textId="77777777" w:rsidR="00971CB4" w:rsidRDefault="00971CB4" w:rsidP="00971CB4">
      <w:pPr>
        <w:spacing w:after="200"/>
      </w:pPr>
    </w:p>
    <w:p w14:paraId="78161F5F" w14:textId="77777777" w:rsidR="00BA1A62" w:rsidRPr="00DE60B5" w:rsidRDefault="00FA4E34" w:rsidP="00DE60B5">
      <w:pPr>
        <w:pStyle w:val="Heading3"/>
      </w:pPr>
      <w:bookmarkStart w:id="152" w:name="_Toc213923739"/>
      <w:r w:rsidRPr="00DE60B5">
        <w:t>3.04.04 Future State Process</w:t>
      </w:r>
      <w:bookmarkEnd w:id="152"/>
    </w:p>
    <w:p w14:paraId="03BE7860" w14:textId="77777777" w:rsidR="00BA1A62" w:rsidRDefault="00FA4E34">
      <w:pPr>
        <w:spacing w:after="200"/>
      </w:pPr>
      <w:r>
        <w:t>Future state process will be determined based on Pivot Interiors' decision on formal VRA implementation. Regardless of approach, system will track replacements against original orders with proper cost handling.</w:t>
      </w:r>
    </w:p>
    <w:p w14:paraId="3D1CADE7" w14:textId="77777777" w:rsidR="00BA1A62" w:rsidRDefault="00FA4E34">
      <w:pPr>
        <w:spacing w:after="100"/>
      </w:pPr>
      <w:r>
        <w:rPr>
          <w:b/>
          <w:bCs/>
        </w:rPr>
        <w:t>If Formal VRA Process Adopted:</w:t>
      </w:r>
    </w:p>
    <w:p w14:paraId="10484525" w14:textId="77777777" w:rsidR="00BA1A62" w:rsidRDefault="00FA4E34" w:rsidP="002024E5">
      <w:pPr>
        <w:pStyle w:val="ListParagraph"/>
        <w:numPr>
          <w:ilvl w:val="0"/>
          <w:numId w:val="27"/>
        </w:numPr>
      </w:pPr>
      <w:r>
        <w:t>Issue identified and documented in NetSuite with photos</w:t>
      </w:r>
    </w:p>
    <w:p w14:paraId="3F916832" w14:textId="77777777" w:rsidR="00BA1A62" w:rsidRDefault="00FA4E34" w:rsidP="002024E5">
      <w:pPr>
        <w:pStyle w:val="ListParagraph"/>
        <w:numPr>
          <w:ilvl w:val="0"/>
          <w:numId w:val="27"/>
        </w:numPr>
      </w:pPr>
      <w:r>
        <w:t>VRA created and submitted to vendor through system</w:t>
      </w:r>
    </w:p>
    <w:p w14:paraId="48571224" w14:textId="77777777" w:rsidR="00BA1A62" w:rsidRDefault="00FA4E34" w:rsidP="002024E5">
      <w:pPr>
        <w:pStyle w:val="ListParagraph"/>
        <w:numPr>
          <w:ilvl w:val="0"/>
          <w:numId w:val="27"/>
        </w:numPr>
      </w:pPr>
      <w:r>
        <w:t>Vendor response tracked in system</w:t>
      </w:r>
    </w:p>
    <w:p w14:paraId="4F5FCFF6" w14:textId="77777777" w:rsidR="00BA1A62" w:rsidRDefault="00FA4E34" w:rsidP="002024E5">
      <w:pPr>
        <w:pStyle w:val="ListParagraph"/>
        <w:numPr>
          <w:ilvl w:val="0"/>
          <w:numId w:val="27"/>
        </w:numPr>
      </w:pPr>
      <w:r>
        <w:t xml:space="preserve">If physical return </w:t>
      </w:r>
      <w:proofErr w:type="gramStart"/>
      <w:r>
        <w:t>required</w:t>
      </w:r>
      <w:proofErr w:type="gramEnd"/>
      <w:r>
        <w:t>, return authorization and tracking number recorded</w:t>
      </w:r>
    </w:p>
    <w:p w14:paraId="29B9E4E3" w14:textId="77777777" w:rsidR="00BA1A62" w:rsidRDefault="00FA4E34" w:rsidP="002024E5">
      <w:pPr>
        <w:pStyle w:val="ListParagraph"/>
        <w:numPr>
          <w:ilvl w:val="0"/>
          <w:numId w:val="27"/>
        </w:numPr>
      </w:pPr>
      <w:r>
        <w:t>Replacement received at zero cost against original PO</w:t>
      </w:r>
    </w:p>
    <w:p w14:paraId="5B8EAE1B" w14:textId="77777777" w:rsidR="00BA1A62" w:rsidRDefault="00FA4E34" w:rsidP="002024E5">
      <w:pPr>
        <w:pStyle w:val="ListParagraph"/>
        <w:numPr>
          <w:ilvl w:val="0"/>
          <w:numId w:val="27"/>
        </w:numPr>
        <w:spacing w:after="200"/>
      </w:pPr>
      <w:r>
        <w:t>Complete audit trail maintained</w:t>
      </w:r>
    </w:p>
    <w:p w14:paraId="0BBA3341" w14:textId="77777777" w:rsidR="00BA1A62" w:rsidRDefault="00FA4E34">
      <w:pPr>
        <w:spacing w:after="100"/>
      </w:pPr>
      <w:r>
        <w:rPr>
          <w:b/>
          <w:bCs/>
        </w:rPr>
        <w:t>If Informal Process Maintained:</w:t>
      </w:r>
    </w:p>
    <w:p w14:paraId="014CF83E" w14:textId="77777777" w:rsidR="00BA1A62" w:rsidRDefault="00FA4E34" w:rsidP="002024E5">
      <w:pPr>
        <w:pStyle w:val="ListParagraph"/>
        <w:numPr>
          <w:ilvl w:val="0"/>
          <w:numId w:val="28"/>
        </w:numPr>
      </w:pPr>
      <w:r>
        <w:t>Issue documented in NetSuite with basic details</w:t>
      </w:r>
    </w:p>
    <w:p w14:paraId="00DC1BC6" w14:textId="77777777" w:rsidR="00BA1A62" w:rsidRDefault="00FA4E34" w:rsidP="002024E5">
      <w:pPr>
        <w:pStyle w:val="ListParagraph"/>
        <w:numPr>
          <w:ilvl w:val="0"/>
          <w:numId w:val="28"/>
        </w:numPr>
      </w:pPr>
      <w:r>
        <w:t>Vendor coordination handled outside system</w:t>
      </w:r>
    </w:p>
    <w:p w14:paraId="172225B8" w14:textId="77777777" w:rsidR="00BA1A62" w:rsidRDefault="00FA4E34" w:rsidP="002024E5">
      <w:pPr>
        <w:pStyle w:val="ListParagraph"/>
        <w:numPr>
          <w:ilvl w:val="0"/>
          <w:numId w:val="28"/>
        </w:numPr>
        <w:spacing w:after="200"/>
      </w:pPr>
      <w:r>
        <w:t>Replacement received at zero cost with notation linking to original issue</w:t>
      </w:r>
    </w:p>
    <w:p w14:paraId="53547121" w14:textId="77777777" w:rsidR="00DE60B5" w:rsidRDefault="00DE60B5" w:rsidP="002024E5">
      <w:pPr>
        <w:pStyle w:val="ListParagraph"/>
        <w:spacing w:after="200"/>
        <w:ind w:left="720"/>
      </w:pPr>
    </w:p>
    <w:p w14:paraId="140DB7F5" w14:textId="584598A0" w:rsidR="00BA1A62" w:rsidRDefault="00FA4E34" w:rsidP="002024E5">
      <w:pPr>
        <w:pStyle w:val="Heading3"/>
      </w:pPr>
      <w:bookmarkStart w:id="153" w:name="_Toc213923740"/>
      <w:r w:rsidRPr="002024E5">
        <w:t xml:space="preserve">3.04.05 </w:t>
      </w:r>
      <w:r w:rsidR="00766B80" w:rsidRPr="002024E5">
        <w:t>Decision Matrix</w:t>
      </w:r>
      <w:bookmarkEnd w:id="153"/>
    </w:p>
    <w:p w14:paraId="65A4920A" w14:textId="77777777" w:rsidR="002024E5" w:rsidRDefault="002024E5" w:rsidP="002024E5">
      <w:pPr>
        <w:pStyle w:val="Heading3"/>
      </w:pP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854"/>
        <w:gridCol w:w="1612"/>
        <w:gridCol w:w="4802"/>
        <w:gridCol w:w="1748"/>
      </w:tblGrid>
      <w:tr w:rsidR="00164074" w:rsidRPr="00192729" w14:paraId="2AA328E4" w14:textId="77777777" w:rsidTr="007120B6">
        <w:trPr>
          <w:tblHeader/>
          <w:tblCellSpacing w:w="15" w:type="dxa"/>
        </w:trPr>
        <w:tc>
          <w:tcPr>
            <w:tcW w:w="0" w:type="auto"/>
            <w:vAlign w:val="center"/>
            <w:hideMark/>
          </w:tcPr>
          <w:p w14:paraId="30F4F50F" w14:textId="77777777" w:rsidR="00164074" w:rsidRPr="006D6896" w:rsidRDefault="00164074" w:rsidP="007120B6">
            <w:pPr>
              <w:rPr>
                <w:b/>
                <w:bCs/>
              </w:rPr>
            </w:pPr>
            <w:r w:rsidRPr="006D6896">
              <w:rPr>
                <w:b/>
                <w:bCs/>
              </w:rPr>
              <w:t>Req #</w:t>
            </w:r>
          </w:p>
        </w:tc>
        <w:tc>
          <w:tcPr>
            <w:tcW w:w="0" w:type="auto"/>
            <w:vAlign w:val="center"/>
            <w:hideMark/>
          </w:tcPr>
          <w:p w14:paraId="406A005D" w14:textId="77777777" w:rsidR="00164074" w:rsidRPr="00192729" w:rsidRDefault="00164074" w:rsidP="007120B6">
            <w:pPr>
              <w:rPr>
                <w:b/>
                <w:bCs/>
              </w:rPr>
            </w:pPr>
            <w:r w:rsidRPr="00192729">
              <w:rPr>
                <w:b/>
                <w:bCs/>
              </w:rPr>
              <w:t>Requirement Name</w:t>
            </w:r>
          </w:p>
        </w:tc>
        <w:tc>
          <w:tcPr>
            <w:tcW w:w="0" w:type="auto"/>
            <w:vAlign w:val="center"/>
            <w:hideMark/>
          </w:tcPr>
          <w:p w14:paraId="3D9CC74D" w14:textId="77777777" w:rsidR="00164074" w:rsidRPr="00192729" w:rsidRDefault="00164074" w:rsidP="007120B6">
            <w:pPr>
              <w:rPr>
                <w:b/>
                <w:bCs/>
              </w:rPr>
            </w:pPr>
            <w:r>
              <w:rPr>
                <w:b/>
                <w:bCs/>
              </w:rPr>
              <w:t>Info</w:t>
            </w:r>
          </w:p>
        </w:tc>
        <w:tc>
          <w:tcPr>
            <w:tcW w:w="0" w:type="auto"/>
            <w:vAlign w:val="center"/>
            <w:hideMark/>
          </w:tcPr>
          <w:p w14:paraId="4296B4CE" w14:textId="77777777" w:rsidR="00164074" w:rsidRPr="00192729" w:rsidRDefault="00164074" w:rsidP="007120B6">
            <w:pPr>
              <w:rPr>
                <w:b/>
                <w:bCs/>
              </w:rPr>
            </w:pPr>
            <w:r w:rsidRPr="00192729">
              <w:rPr>
                <w:b/>
                <w:bCs/>
              </w:rPr>
              <w:t>Implementation Approach</w:t>
            </w:r>
          </w:p>
        </w:tc>
      </w:tr>
      <w:tr w:rsidR="00985A71" w:rsidRPr="00192729" w14:paraId="231F2711" w14:textId="77777777" w:rsidTr="007120B6">
        <w:trPr>
          <w:tblCellSpacing w:w="15" w:type="dxa"/>
        </w:trPr>
        <w:tc>
          <w:tcPr>
            <w:tcW w:w="0" w:type="auto"/>
            <w:vAlign w:val="center"/>
          </w:tcPr>
          <w:p w14:paraId="50647570" w14:textId="672B4C8F" w:rsidR="00E641CE" w:rsidRPr="00E641CE" w:rsidRDefault="00985A71" w:rsidP="00E641CE">
            <w:pPr>
              <w:rPr>
                <w:b/>
                <w:bCs/>
              </w:rPr>
            </w:pPr>
            <w:r>
              <w:rPr>
                <w:rStyle w:val="font-bold"/>
                <w:b/>
                <w:bCs/>
                <w:bdr w:val="single" w:sz="2" w:space="0" w:color="E5E7EB" w:frame="1"/>
              </w:rPr>
              <w:t>REQ-</w:t>
            </w:r>
            <w:r w:rsidR="00E641CE" w:rsidRPr="00E641CE">
              <w:rPr>
                <w:rStyle w:val="font-bold"/>
                <w:b/>
                <w:bCs/>
                <w:bdr w:val="single" w:sz="2" w:space="0" w:color="E5E7EB" w:frame="1"/>
              </w:rPr>
              <w:t>3.04.01</w:t>
            </w:r>
          </w:p>
        </w:tc>
        <w:tc>
          <w:tcPr>
            <w:tcW w:w="0" w:type="auto"/>
            <w:vAlign w:val="center"/>
          </w:tcPr>
          <w:p w14:paraId="38FA35E2" w14:textId="07C8F3E1" w:rsidR="00E641CE" w:rsidRPr="00E641CE" w:rsidRDefault="00E641CE" w:rsidP="00E641CE">
            <w:r w:rsidRPr="00E641CE">
              <w:rPr>
                <w:rStyle w:val="font-semibold"/>
                <w:color w:val="111827"/>
                <w:bdr w:val="single" w:sz="2" w:space="0" w:color="E5E7EB" w:frame="1"/>
              </w:rPr>
              <w:t>Formal VRA process decision</w:t>
            </w:r>
          </w:p>
        </w:tc>
        <w:tc>
          <w:tcPr>
            <w:tcW w:w="0" w:type="auto"/>
            <w:vAlign w:val="center"/>
          </w:tcPr>
          <w:p w14:paraId="71F20407" w14:textId="4340C53F" w:rsidR="00E641CE" w:rsidRPr="00E641CE" w:rsidRDefault="00E641CE" w:rsidP="00E641CE">
            <w:commentRangeStart w:id="154"/>
            <w:r w:rsidRPr="00E641CE">
              <w:rPr>
                <w:color w:val="374151"/>
              </w:rPr>
              <w:t>Decision point on implementing formal vendor return authorization (VRA) process. Currently vendor returns are infrequent and handled informally. Team needs to decide if formal VRA workflow with approval processes would be beneficial or if informal process should continue.</w:t>
            </w:r>
            <w:commentRangeEnd w:id="154"/>
            <w:r w:rsidR="00B57B87" w:rsidRPr="00E641CE">
              <w:rPr>
                <w:rStyle w:val="CommentReference"/>
                <w:sz w:val="22"/>
                <w:szCs w:val="22"/>
              </w:rPr>
              <w:commentReference w:id="154"/>
            </w:r>
          </w:p>
        </w:tc>
        <w:tc>
          <w:tcPr>
            <w:tcW w:w="0" w:type="auto"/>
            <w:vAlign w:val="center"/>
          </w:tcPr>
          <w:p w14:paraId="6C917414" w14:textId="26DBD8CE" w:rsidR="00E641CE" w:rsidRPr="00E641CE" w:rsidRDefault="00E641CE" w:rsidP="00E641CE">
            <w:r w:rsidRPr="00E641CE">
              <w:rPr>
                <w:rStyle w:val="font-semibold"/>
                <w:color w:val="111827"/>
                <w:bdr w:val="single" w:sz="2" w:space="0" w:color="E5E7EB" w:frame="1"/>
              </w:rPr>
              <w:t>Adapt</w:t>
            </w:r>
          </w:p>
        </w:tc>
      </w:tr>
      <w:tr w:rsidR="00985A71" w:rsidRPr="00192729" w14:paraId="492621C2" w14:textId="77777777" w:rsidTr="007120B6">
        <w:trPr>
          <w:tblCellSpacing w:w="15" w:type="dxa"/>
        </w:trPr>
        <w:tc>
          <w:tcPr>
            <w:tcW w:w="0" w:type="auto"/>
            <w:vAlign w:val="center"/>
          </w:tcPr>
          <w:p w14:paraId="7D2A7E21" w14:textId="5B192549" w:rsidR="00E641CE" w:rsidRPr="00E641CE" w:rsidRDefault="00E641CE" w:rsidP="00E641CE">
            <w:pPr>
              <w:rPr>
                <w:b/>
                <w:bCs/>
              </w:rPr>
            </w:pPr>
            <w:r w:rsidRPr="00E641CE">
              <w:rPr>
                <w:rStyle w:val="font-bold"/>
                <w:b/>
                <w:bCs/>
                <w:bdr w:val="single" w:sz="2" w:space="0" w:color="E5E7EB" w:frame="1"/>
              </w:rPr>
              <w:t>REQ-3.04.02</w:t>
            </w:r>
          </w:p>
        </w:tc>
        <w:tc>
          <w:tcPr>
            <w:tcW w:w="0" w:type="auto"/>
            <w:vAlign w:val="center"/>
          </w:tcPr>
          <w:p w14:paraId="6235B8B7" w14:textId="6EB8422D" w:rsidR="00E641CE" w:rsidRPr="00E641CE" w:rsidRDefault="00E641CE" w:rsidP="00E641CE">
            <w:r w:rsidRPr="00E641CE">
              <w:rPr>
                <w:rStyle w:val="font-semibold"/>
                <w:color w:val="111827"/>
                <w:bdr w:val="single" w:sz="2" w:space="0" w:color="E5E7EB" w:frame="1"/>
              </w:rPr>
              <w:t>Zero-cost replacement receiving</w:t>
            </w:r>
          </w:p>
        </w:tc>
        <w:tc>
          <w:tcPr>
            <w:tcW w:w="0" w:type="auto"/>
            <w:vAlign w:val="center"/>
          </w:tcPr>
          <w:p w14:paraId="7375DD12" w14:textId="77777777" w:rsidR="00E641CE" w:rsidRDefault="00E641CE" w:rsidP="00E641CE">
            <w:pPr>
              <w:rPr>
                <w:color w:val="374151"/>
              </w:rPr>
            </w:pPr>
            <w:commentRangeStart w:id="155"/>
            <w:commentRangeStart w:id="156"/>
            <w:commentRangeStart w:id="157"/>
            <w:r w:rsidRPr="00E641CE">
              <w:rPr>
                <w:color w:val="374151"/>
              </w:rPr>
              <w:t xml:space="preserve">Support for zero-cost replacement product receiving. Most damaged products are not returned - vendors send replacements at zero cost after reviewing </w:t>
            </w:r>
            <w:proofErr w:type="gramStart"/>
            <w:r w:rsidRPr="00E641CE">
              <w:rPr>
                <w:color w:val="374151"/>
              </w:rPr>
              <w:t>damage</w:t>
            </w:r>
            <w:proofErr w:type="gramEnd"/>
            <w:r w:rsidRPr="00E641CE">
              <w:rPr>
                <w:color w:val="374151"/>
              </w:rPr>
              <w:t xml:space="preserve"> photos. System must support receiving replacement products on new PO lines at zero cost.</w:t>
            </w:r>
            <w:commentRangeEnd w:id="155"/>
            <w:r w:rsidR="007679A6">
              <w:rPr>
                <w:rStyle w:val="CommentReference"/>
                <w:color w:val="374151"/>
                <w:sz w:val="22"/>
                <w:szCs w:val="22"/>
              </w:rPr>
              <w:commentReference w:id="155"/>
            </w:r>
            <w:commentRangeEnd w:id="156"/>
            <w:r>
              <w:rPr>
                <w:rStyle w:val="CommentReference"/>
                <w:color w:val="374151"/>
                <w:sz w:val="22"/>
                <w:szCs w:val="22"/>
              </w:rPr>
              <w:commentReference w:id="156"/>
            </w:r>
            <w:commentRangeEnd w:id="157"/>
            <w:r>
              <w:rPr>
                <w:rStyle w:val="CommentReference"/>
                <w:color w:val="374151"/>
                <w:sz w:val="22"/>
                <w:szCs w:val="22"/>
              </w:rPr>
              <w:commentReference w:id="157"/>
            </w:r>
          </w:p>
          <w:p w14:paraId="4F8CECBB" w14:textId="77777777" w:rsidR="00DC33D9" w:rsidRDefault="00DC33D9" w:rsidP="00E641CE">
            <w:pPr>
              <w:rPr>
                <w:color w:val="374151"/>
              </w:rPr>
            </w:pPr>
          </w:p>
          <w:p w14:paraId="41FC20B8" w14:textId="42626D02" w:rsidR="00DC33D9" w:rsidRPr="00E641CE" w:rsidRDefault="00DC33D9" w:rsidP="00E641CE">
            <w:r>
              <w:t xml:space="preserve">For labor chargebacks, Orion </w:t>
            </w:r>
            <w:r w:rsidRPr="00DC33D9">
              <w:t xml:space="preserve">can </w:t>
            </w:r>
            <w:r>
              <w:t xml:space="preserve">manage </w:t>
            </w:r>
            <w:r w:rsidRPr="00DC33D9">
              <w:t xml:space="preserve">as a vendor credit or </w:t>
            </w:r>
            <w:r>
              <w:t xml:space="preserve">create a customer record for the </w:t>
            </w:r>
            <w:r w:rsidRPr="00DC33D9">
              <w:t xml:space="preserve">vendor </w:t>
            </w:r>
            <w:r>
              <w:t>and generate an invoice.</w:t>
            </w:r>
            <w:r w:rsidRPr="00DC33D9">
              <w:t xml:space="preserve"> Both </w:t>
            </w:r>
            <w:r>
              <w:t>should be assigned to p</w:t>
            </w:r>
            <w:r w:rsidRPr="00DC33D9">
              <w:t>roject</w:t>
            </w:r>
            <w:r>
              <w:t xml:space="preserve"> for accurate financial reporting</w:t>
            </w:r>
            <w:r w:rsidRPr="00DC33D9">
              <w:t> </w:t>
            </w:r>
          </w:p>
        </w:tc>
        <w:tc>
          <w:tcPr>
            <w:tcW w:w="0" w:type="auto"/>
            <w:vAlign w:val="center"/>
          </w:tcPr>
          <w:p w14:paraId="007FFD54" w14:textId="10F9B83D" w:rsidR="00E641CE" w:rsidRPr="00E641CE" w:rsidRDefault="00E641CE" w:rsidP="00E641CE">
            <w:r w:rsidRPr="00E641CE">
              <w:rPr>
                <w:rStyle w:val="font-semibold"/>
                <w:color w:val="111827"/>
                <w:bdr w:val="single" w:sz="2" w:space="0" w:color="E5E7EB" w:frame="1"/>
              </w:rPr>
              <w:t>Align</w:t>
            </w:r>
          </w:p>
        </w:tc>
      </w:tr>
      <w:tr w:rsidR="00985A71" w:rsidRPr="00192729" w14:paraId="368B84B2" w14:textId="77777777" w:rsidTr="007120B6">
        <w:trPr>
          <w:tblCellSpacing w:w="15" w:type="dxa"/>
        </w:trPr>
        <w:tc>
          <w:tcPr>
            <w:tcW w:w="0" w:type="auto"/>
            <w:vAlign w:val="center"/>
          </w:tcPr>
          <w:p w14:paraId="56E9E9B1" w14:textId="571DA6B8" w:rsidR="00E641CE" w:rsidRPr="00E641CE" w:rsidRDefault="00E641CE" w:rsidP="00E641CE">
            <w:pPr>
              <w:rPr>
                <w:b/>
                <w:bCs/>
              </w:rPr>
            </w:pPr>
            <w:r w:rsidRPr="00E641CE">
              <w:rPr>
                <w:rStyle w:val="font-bold"/>
                <w:b/>
                <w:bCs/>
                <w:bdr w:val="single" w:sz="2" w:space="0" w:color="E5E7EB" w:frame="1"/>
              </w:rPr>
              <w:t>REQ-3.04.03</w:t>
            </w:r>
          </w:p>
        </w:tc>
        <w:tc>
          <w:tcPr>
            <w:tcW w:w="0" w:type="auto"/>
            <w:vAlign w:val="center"/>
          </w:tcPr>
          <w:p w14:paraId="66B704EA" w14:textId="2791C147" w:rsidR="00E641CE" w:rsidRPr="00E641CE" w:rsidRDefault="00E641CE" w:rsidP="00E641CE">
            <w:r w:rsidRPr="00E641CE">
              <w:rPr>
                <w:rStyle w:val="font-semibold"/>
                <w:color w:val="111827"/>
                <w:bdr w:val="single" w:sz="2" w:space="0" w:color="E5E7EB" w:frame="1"/>
              </w:rPr>
              <w:t>Replacement product tracking</w:t>
            </w:r>
          </w:p>
        </w:tc>
        <w:tc>
          <w:tcPr>
            <w:tcW w:w="0" w:type="auto"/>
            <w:vAlign w:val="center"/>
          </w:tcPr>
          <w:p w14:paraId="5B730FA7" w14:textId="77777777" w:rsidR="00E641CE" w:rsidRDefault="00E641CE" w:rsidP="00E641CE">
            <w:pPr>
              <w:rPr>
                <w:color w:val="374151"/>
              </w:rPr>
            </w:pPr>
            <w:r w:rsidRPr="00E641CE">
              <w:rPr>
                <w:color w:val="374151"/>
              </w:rPr>
              <w:t xml:space="preserve">Ability to track replacement products against original orders. Link replacement products to original purchase orders and sales orders for complete audit trail and margin tracking. </w:t>
            </w:r>
            <w:commentRangeStart w:id="158"/>
            <w:commentRangeStart w:id="159"/>
            <w:r w:rsidRPr="00E641CE">
              <w:rPr>
                <w:color w:val="374151"/>
              </w:rPr>
              <w:t xml:space="preserve">Miller Knoll uses 'R' </w:t>
            </w:r>
            <w:commentRangeEnd w:id="158"/>
            <w:r w:rsidR="000F6346" w:rsidRPr="00E641CE">
              <w:rPr>
                <w:rStyle w:val="CommentReference"/>
                <w:color w:val="374151"/>
                <w:sz w:val="22"/>
                <w:szCs w:val="22"/>
              </w:rPr>
              <w:commentReference w:id="158"/>
            </w:r>
            <w:commentRangeEnd w:id="159"/>
            <w:r w:rsidRPr="00E641CE">
              <w:rPr>
                <w:rStyle w:val="CommentReference"/>
                <w:color w:val="374151"/>
                <w:sz w:val="22"/>
                <w:szCs w:val="22"/>
              </w:rPr>
              <w:commentReference w:id="159"/>
            </w:r>
            <w:r w:rsidRPr="00E641CE">
              <w:rPr>
                <w:color w:val="374151"/>
              </w:rPr>
              <w:t xml:space="preserve">designation for 90% of replacement </w:t>
            </w:r>
            <w:commentRangeStart w:id="160"/>
            <w:commentRangeStart w:id="161"/>
            <w:commentRangeStart w:id="162"/>
            <w:commentRangeStart w:id="163"/>
            <w:r w:rsidRPr="00E641CE">
              <w:rPr>
                <w:color w:val="374151"/>
              </w:rPr>
              <w:t>products</w:t>
            </w:r>
            <w:commentRangeEnd w:id="160"/>
            <w:r w:rsidR="00644566" w:rsidRPr="00E641CE">
              <w:rPr>
                <w:rStyle w:val="CommentReference"/>
                <w:color w:val="374151"/>
                <w:sz w:val="22"/>
                <w:szCs w:val="22"/>
              </w:rPr>
              <w:commentReference w:id="160"/>
            </w:r>
            <w:commentRangeEnd w:id="161"/>
            <w:r w:rsidRPr="00E641CE">
              <w:rPr>
                <w:rStyle w:val="CommentReference"/>
                <w:color w:val="374151"/>
                <w:sz w:val="22"/>
                <w:szCs w:val="22"/>
              </w:rPr>
              <w:commentReference w:id="161"/>
            </w:r>
            <w:commentRangeEnd w:id="162"/>
            <w:r w:rsidRPr="00E641CE">
              <w:rPr>
                <w:rStyle w:val="CommentReference"/>
                <w:color w:val="374151"/>
                <w:sz w:val="22"/>
                <w:szCs w:val="22"/>
              </w:rPr>
              <w:commentReference w:id="162"/>
            </w:r>
            <w:commentRangeEnd w:id="163"/>
            <w:r w:rsidRPr="00E641CE">
              <w:rPr>
                <w:rStyle w:val="CommentReference"/>
                <w:color w:val="374151"/>
                <w:sz w:val="22"/>
                <w:szCs w:val="22"/>
              </w:rPr>
              <w:commentReference w:id="163"/>
            </w:r>
            <w:r w:rsidRPr="00E641CE">
              <w:rPr>
                <w:color w:val="374151"/>
              </w:rPr>
              <w:t>.</w:t>
            </w:r>
          </w:p>
          <w:p w14:paraId="0A38951F" w14:textId="77777777" w:rsidR="00DC33D9" w:rsidRDefault="00DC33D9" w:rsidP="00E641CE">
            <w:pPr>
              <w:rPr>
                <w:color w:val="374151"/>
              </w:rPr>
            </w:pPr>
          </w:p>
          <w:p w14:paraId="10040825" w14:textId="6AAC1BA2" w:rsidR="00DC33D9" w:rsidRDefault="00DC33D9" w:rsidP="00E641CE">
            <w:pPr>
              <w:rPr>
                <w:color w:val="374151"/>
              </w:rPr>
            </w:pPr>
            <w:r>
              <w:rPr>
                <w:color w:val="374151"/>
              </w:rPr>
              <w:t xml:space="preserve">This is </w:t>
            </w:r>
            <w:r w:rsidR="00165C94">
              <w:rPr>
                <w:color w:val="374151"/>
              </w:rPr>
              <w:t>currently a Pivot practice</w:t>
            </w:r>
          </w:p>
          <w:p w14:paraId="29566B38" w14:textId="77777777" w:rsidR="00165C94" w:rsidRDefault="00165C94" w:rsidP="00E641CE">
            <w:pPr>
              <w:rPr>
                <w:color w:val="374151"/>
              </w:rPr>
            </w:pPr>
          </w:p>
          <w:p w14:paraId="16446824" w14:textId="1654CF8A" w:rsidR="00165C94" w:rsidRPr="00E641CE" w:rsidRDefault="00165C94" w:rsidP="00E641CE">
            <w:pPr>
              <w:rPr>
                <w:color w:val="374151"/>
              </w:rPr>
            </w:pPr>
            <w:r>
              <w:rPr>
                <w:color w:val="374151"/>
              </w:rPr>
              <w:t>Any additional sales orders should be assigned to the project record</w:t>
            </w:r>
          </w:p>
        </w:tc>
        <w:tc>
          <w:tcPr>
            <w:tcW w:w="0" w:type="auto"/>
            <w:vAlign w:val="center"/>
          </w:tcPr>
          <w:p w14:paraId="595BEC77" w14:textId="19D8B9A8" w:rsidR="00E641CE" w:rsidRPr="00E641CE" w:rsidRDefault="00E641CE" w:rsidP="00E641CE">
            <w:r w:rsidRPr="00E641CE">
              <w:rPr>
                <w:rStyle w:val="font-semibold"/>
                <w:color w:val="111827"/>
                <w:bdr w:val="single" w:sz="2" w:space="0" w:color="E5E7EB" w:frame="1"/>
              </w:rPr>
              <w:t>Align</w:t>
            </w:r>
          </w:p>
        </w:tc>
      </w:tr>
      <w:tr w:rsidR="00985A71" w:rsidRPr="00192729" w14:paraId="4FE8AEAC" w14:textId="77777777" w:rsidTr="007120B6">
        <w:trPr>
          <w:tblCellSpacing w:w="15" w:type="dxa"/>
        </w:trPr>
        <w:tc>
          <w:tcPr>
            <w:tcW w:w="0" w:type="auto"/>
            <w:vAlign w:val="center"/>
          </w:tcPr>
          <w:p w14:paraId="216E76FC" w14:textId="2A572ADD" w:rsidR="00E641CE" w:rsidRPr="00E641CE" w:rsidRDefault="00E641CE" w:rsidP="00E641CE">
            <w:pPr>
              <w:rPr>
                <w:b/>
                <w:bCs/>
              </w:rPr>
            </w:pPr>
            <w:r w:rsidRPr="00E641CE">
              <w:rPr>
                <w:rStyle w:val="font-bold"/>
                <w:b/>
                <w:bCs/>
                <w:bdr w:val="single" w:sz="2" w:space="0" w:color="E5E7EB" w:frame="1"/>
              </w:rPr>
              <w:t>REQ-3.04.04</w:t>
            </w:r>
          </w:p>
        </w:tc>
        <w:tc>
          <w:tcPr>
            <w:tcW w:w="0" w:type="auto"/>
            <w:vAlign w:val="center"/>
          </w:tcPr>
          <w:p w14:paraId="25D75E9E" w14:textId="6D14290A" w:rsidR="00E641CE" w:rsidRPr="00E641CE" w:rsidRDefault="00E641CE" w:rsidP="00E641CE">
            <w:r w:rsidRPr="00E641CE">
              <w:rPr>
                <w:rStyle w:val="font-semibold"/>
                <w:color w:val="111827"/>
                <w:bdr w:val="single" w:sz="2" w:space="0" w:color="E5E7EB" w:frame="1"/>
              </w:rPr>
              <w:t>Vendor-managed logistics</w:t>
            </w:r>
          </w:p>
        </w:tc>
        <w:tc>
          <w:tcPr>
            <w:tcW w:w="0" w:type="auto"/>
            <w:vAlign w:val="center"/>
          </w:tcPr>
          <w:p w14:paraId="5255884C" w14:textId="39774CC9" w:rsidR="00E641CE" w:rsidRPr="00E641CE" w:rsidRDefault="00E641CE" w:rsidP="00E641CE">
            <w:r w:rsidRPr="00E641CE">
              <w:rPr>
                <w:color w:val="374151"/>
              </w:rPr>
              <w:t xml:space="preserve">Vendor-managed return logistics (call tags and pickup arrangements). When physical returns are required (rare), vendors provide call tags and arrange pickup at their expense. System should document return authorization and tracking </w:t>
            </w:r>
            <w:proofErr w:type="gramStart"/>
            <w:r w:rsidRPr="00E641CE">
              <w:rPr>
                <w:color w:val="374151"/>
              </w:rPr>
              <w:t>information</w:t>
            </w:r>
            <w:proofErr w:type="gramEnd"/>
            <w:r w:rsidRPr="00E641CE">
              <w:rPr>
                <w:color w:val="374151"/>
              </w:rPr>
              <w:t xml:space="preserve"> but logistics remain vendor responsibility.</w:t>
            </w:r>
          </w:p>
        </w:tc>
        <w:tc>
          <w:tcPr>
            <w:tcW w:w="0" w:type="auto"/>
            <w:vAlign w:val="center"/>
          </w:tcPr>
          <w:p w14:paraId="365AAE97" w14:textId="30C98114" w:rsidR="00E641CE" w:rsidRPr="00E641CE" w:rsidRDefault="00E641CE" w:rsidP="00E641CE">
            <w:r w:rsidRPr="00E641CE">
              <w:rPr>
                <w:rStyle w:val="font-semibold"/>
                <w:color w:val="111827"/>
                <w:bdr w:val="single" w:sz="2" w:space="0" w:color="E5E7EB" w:frame="1"/>
              </w:rPr>
              <w:t>Align</w:t>
            </w:r>
          </w:p>
        </w:tc>
      </w:tr>
      <w:tr w:rsidR="00985A71" w:rsidRPr="00192729" w14:paraId="61BD3351" w14:textId="77777777" w:rsidTr="007120B6">
        <w:trPr>
          <w:tblCellSpacing w:w="15" w:type="dxa"/>
        </w:trPr>
        <w:tc>
          <w:tcPr>
            <w:tcW w:w="0" w:type="auto"/>
            <w:vAlign w:val="center"/>
          </w:tcPr>
          <w:p w14:paraId="2C81D1D4" w14:textId="3D69AFBC" w:rsidR="00E641CE" w:rsidRPr="00E641CE" w:rsidRDefault="00E641CE" w:rsidP="00E641CE">
            <w:pPr>
              <w:rPr>
                <w:b/>
                <w:bCs/>
              </w:rPr>
            </w:pPr>
            <w:r w:rsidRPr="00E641CE">
              <w:rPr>
                <w:rStyle w:val="font-bold"/>
                <w:b/>
                <w:bCs/>
                <w:bdr w:val="single" w:sz="2" w:space="0" w:color="E5E7EB" w:frame="1"/>
              </w:rPr>
              <w:t>REQ-3.04.05</w:t>
            </w:r>
          </w:p>
        </w:tc>
        <w:tc>
          <w:tcPr>
            <w:tcW w:w="0" w:type="auto"/>
            <w:vAlign w:val="center"/>
          </w:tcPr>
          <w:p w14:paraId="0B5B8796" w14:textId="1A87A67A" w:rsidR="00E641CE" w:rsidRPr="00E641CE" w:rsidRDefault="00E641CE" w:rsidP="00E641CE">
            <w:r w:rsidRPr="00E641CE">
              <w:rPr>
                <w:rStyle w:val="font-semibold"/>
                <w:color w:val="111827"/>
                <w:bdr w:val="single" w:sz="2" w:space="0" w:color="E5E7EB" w:frame="1"/>
              </w:rPr>
              <w:t>Documentation and audit trail</w:t>
            </w:r>
          </w:p>
        </w:tc>
        <w:tc>
          <w:tcPr>
            <w:tcW w:w="0" w:type="auto"/>
            <w:vAlign w:val="center"/>
          </w:tcPr>
          <w:p w14:paraId="516D499A" w14:textId="610A4E5D" w:rsidR="00E641CE" w:rsidRPr="00E641CE" w:rsidRDefault="00E641CE" w:rsidP="00E641CE">
            <w:r w:rsidRPr="00E641CE">
              <w:rPr>
                <w:color w:val="374151"/>
              </w:rPr>
              <w:t>Documentation and tracking for audit purposes. Maintain complete audit trail for all return-related activities including issue identification, vendor communications, damage photos, return authorizations, and replacement product receiving with proper cost handling.</w:t>
            </w:r>
          </w:p>
        </w:tc>
        <w:tc>
          <w:tcPr>
            <w:tcW w:w="0" w:type="auto"/>
            <w:vAlign w:val="center"/>
          </w:tcPr>
          <w:p w14:paraId="68AD770E" w14:textId="636D40E4" w:rsidR="00E641CE" w:rsidRPr="00E641CE" w:rsidRDefault="00E641CE" w:rsidP="00E641CE">
            <w:r w:rsidRPr="00E641CE">
              <w:rPr>
                <w:rStyle w:val="font-semibold"/>
                <w:color w:val="111827"/>
                <w:bdr w:val="single" w:sz="2" w:space="0" w:color="E5E7EB" w:frame="1"/>
              </w:rPr>
              <w:t>Align</w:t>
            </w:r>
          </w:p>
        </w:tc>
      </w:tr>
    </w:tbl>
    <w:p w14:paraId="51B90F02" w14:textId="77777777" w:rsidR="002024E5" w:rsidRDefault="002024E5" w:rsidP="002024E5">
      <w:pPr>
        <w:pStyle w:val="Heading3"/>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00" w:type="dxa"/>
          <w:left w:w="180" w:type="dxa"/>
          <w:bottom w:w="100" w:type="dxa"/>
          <w:right w:w="180" w:type="dxa"/>
        </w:tblCellMar>
        <w:tblLook w:val="04A0" w:firstRow="1" w:lastRow="0" w:firstColumn="1" w:lastColumn="0" w:noHBand="0" w:noVBand="1"/>
      </w:tblPr>
      <w:tblGrid>
        <w:gridCol w:w="4516"/>
        <w:gridCol w:w="4508"/>
      </w:tblGrid>
      <w:tr w:rsidR="00BA1A62" w14:paraId="7FD78D9A" w14:textId="77777777" w:rsidTr="00E641CE">
        <w:trPr>
          <w:tblHeader/>
        </w:trPr>
        <w:tc>
          <w:tcPr>
            <w:tcW w:w="4516" w:type="dxa"/>
            <w:tcBorders>
              <w:top w:val="single" w:sz="1" w:space="0" w:color="000000"/>
              <w:left w:val="single" w:sz="1" w:space="0" w:color="000000"/>
              <w:bottom w:val="single" w:sz="1" w:space="0" w:color="000000"/>
              <w:right w:val="single" w:sz="1" w:space="0" w:color="000000"/>
            </w:tcBorders>
            <w:shd w:val="clear" w:color="auto" w:fill="4472C4"/>
          </w:tcPr>
          <w:p w14:paraId="6D56EE5B" w14:textId="77777777" w:rsidR="00BA1A62" w:rsidRDefault="00FA4E34">
            <w:pPr>
              <w:jc w:val="center"/>
            </w:pPr>
            <w:r>
              <w:rPr>
                <w:b/>
                <w:bCs/>
                <w:i/>
                <w:iCs/>
                <w:color w:val="FFFFFF"/>
              </w:rPr>
              <w:t>Client Feedback</w:t>
            </w:r>
          </w:p>
        </w:tc>
        <w:tc>
          <w:tcPr>
            <w:tcW w:w="4508" w:type="dxa"/>
            <w:tcBorders>
              <w:top w:val="single" w:sz="1" w:space="0" w:color="000000"/>
              <w:left w:val="single" w:sz="1" w:space="0" w:color="000000"/>
              <w:bottom w:val="single" w:sz="1" w:space="0" w:color="000000"/>
              <w:right w:val="single" w:sz="1" w:space="0" w:color="000000"/>
            </w:tcBorders>
            <w:shd w:val="clear" w:color="auto" w:fill="4472C4"/>
          </w:tcPr>
          <w:p w14:paraId="3B031208" w14:textId="77777777" w:rsidR="00BA1A62" w:rsidRDefault="00FA4E34">
            <w:pPr>
              <w:jc w:val="center"/>
            </w:pPr>
            <w:r>
              <w:rPr>
                <w:b/>
                <w:bCs/>
                <w:i/>
                <w:iCs/>
                <w:color w:val="FFFFFF"/>
              </w:rPr>
              <w:t>GSI Response</w:t>
            </w:r>
          </w:p>
        </w:tc>
      </w:tr>
      <w:tr w:rsidR="00BA1A62" w14:paraId="64372C97" w14:textId="77777777" w:rsidTr="00E641CE">
        <w:tc>
          <w:tcPr>
            <w:tcW w:w="4516" w:type="dxa"/>
            <w:tcBorders>
              <w:top w:val="single" w:sz="1" w:space="0" w:color="000000"/>
              <w:left w:val="single" w:sz="1" w:space="0" w:color="000000"/>
              <w:bottom w:val="single" w:sz="1" w:space="0" w:color="000000"/>
              <w:right w:val="single" w:sz="1" w:space="0" w:color="000000"/>
            </w:tcBorders>
          </w:tcPr>
          <w:p w14:paraId="0B603ED7" w14:textId="77777777" w:rsidR="00BA1A62" w:rsidRDefault="00FA4E34">
            <w:r>
              <w:t>&lt;Comment&gt;</w:t>
            </w:r>
          </w:p>
        </w:tc>
        <w:tc>
          <w:tcPr>
            <w:tcW w:w="4508" w:type="dxa"/>
            <w:tcBorders>
              <w:top w:val="single" w:sz="1" w:space="0" w:color="000000"/>
              <w:left w:val="single" w:sz="1" w:space="0" w:color="000000"/>
              <w:bottom w:val="single" w:sz="1" w:space="0" w:color="000000"/>
              <w:right w:val="single" w:sz="1" w:space="0" w:color="000000"/>
            </w:tcBorders>
          </w:tcPr>
          <w:p w14:paraId="0657752E" w14:textId="77777777" w:rsidR="00BA1A62" w:rsidRDefault="00BA1A62"/>
        </w:tc>
      </w:tr>
    </w:tbl>
    <w:p w14:paraId="05D51F03" w14:textId="77777777" w:rsidR="00C27FEC" w:rsidRDefault="00C27FEC">
      <w:pPr>
        <w:pStyle w:val="Heading2"/>
      </w:pPr>
    </w:p>
    <w:p w14:paraId="7EBCE53D" w14:textId="00FD05D3" w:rsidR="00BA1A62" w:rsidRDefault="00FA4E34" w:rsidP="0012547F">
      <w:pPr>
        <w:pStyle w:val="Heading2"/>
      </w:pPr>
      <w:bookmarkStart w:id="164" w:name="_Toc213923741"/>
      <w:r w:rsidRPr="0012547F">
        <w:t>3.05 Time Tracking &amp; Project Management</w:t>
      </w:r>
      <w:bookmarkEnd w:id="164"/>
    </w:p>
    <w:p w14:paraId="545B4A89" w14:textId="77777777" w:rsidR="0012547F" w:rsidRPr="0012547F" w:rsidRDefault="0012547F" w:rsidP="0012547F">
      <w:pPr>
        <w:pStyle w:val="Heading2"/>
      </w:pPr>
    </w:p>
    <w:p w14:paraId="2FB35E0E" w14:textId="77777777" w:rsidR="00BA1A62" w:rsidRPr="0012547F" w:rsidRDefault="00FA4E34" w:rsidP="0012547F">
      <w:pPr>
        <w:pStyle w:val="Heading3"/>
      </w:pPr>
      <w:bookmarkStart w:id="165" w:name="_Toc213923742"/>
      <w:r w:rsidRPr="0012547F">
        <w:t>3.05.01 Your Business Requirements</w:t>
      </w:r>
      <w:bookmarkEnd w:id="165"/>
    </w:p>
    <w:p w14:paraId="0F2C1389" w14:textId="77777777" w:rsidR="00BA1A62" w:rsidRDefault="00FA4E34">
      <w:pPr>
        <w:spacing w:after="200"/>
      </w:pPr>
      <w:r>
        <w:t>Pivot Interiors requires comprehensive time tracking to measure project efficiency and prevent fraud. Key requirements include:</w:t>
      </w:r>
    </w:p>
    <w:p w14:paraId="28F61715" w14:textId="5C141F4A" w:rsidR="00BA1A62" w:rsidRDefault="006E3E78" w:rsidP="00C27FEC">
      <w:r w:rsidRPr="23241AB6">
        <w:rPr>
          <w:b/>
          <w:bCs/>
          <w:sz w:val="20"/>
          <w:szCs w:val="20"/>
        </w:rPr>
        <w:t>REQ-3.0</w:t>
      </w:r>
      <w:r w:rsidR="005D56D8" w:rsidRPr="23241AB6">
        <w:rPr>
          <w:b/>
          <w:bCs/>
          <w:sz w:val="20"/>
          <w:szCs w:val="20"/>
        </w:rPr>
        <w:t>5</w:t>
      </w:r>
      <w:r w:rsidRPr="23241AB6">
        <w:rPr>
          <w:b/>
          <w:bCs/>
          <w:sz w:val="20"/>
          <w:szCs w:val="20"/>
        </w:rPr>
        <w:t>.01:</w:t>
      </w:r>
      <w:r w:rsidRPr="23241AB6">
        <w:rPr>
          <w:sz w:val="20"/>
          <w:szCs w:val="20"/>
        </w:rPr>
        <w:t xml:space="preserve"> </w:t>
      </w:r>
      <w:commentRangeStart w:id="166"/>
      <w:commentRangeStart w:id="167"/>
      <w:commentRangeStart w:id="168"/>
      <w:commentRangeStart w:id="169"/>
      <w:commentRangeStart w:id="170"/>
      <w:commentRangeStart w:id="171"/>
      <w:commentRangeStart w:id="172"/>
      <w:r w:rsidR="00FA4E34">
        <w:t>Budget vs actual reporting for design and project management work</w:t>
      </w:r>
      <w:commentRangeEnd w:id="166"/>
      <w:r>
        <w:rPr>
          <w:rStyle w:val="CommentReference"/>
          <w:sz w:val="22"/>
          <w:szCs w:val="22"/>
        </w:rPr>
        <w:commentReference w:id="166"/>
      </w:r>
      <w:commentRangeEnd w:id="167"/>
      <w:r>
        <w:rPr>
          <w:rStyle w:val="CommentReference"/>
          <w:sz w:val="22"/>
          <w:szCs w:val="22"/>
        </w:rPr>
        <w:commentReference w:id="167"/>
      </w:r>
      <w:commentRangeEnd w:id="168"/>
      <w:r>
        <w:rPr>
          <w:rStyle w:val="CommentReference"/>
          <w:sz w:val="22"/>
          <w:szCs w:val="22"/>
        </w:rPr>
        <w:commentReference w:id="168"/>
      </w:r>
      <w:commentRangeEnd w:id="169"/>
      <w:r>
        <w:rPr>
          <w:rStyle w:val="CommentReference"/>
          <w:sz w:val="22"/>
          <w:szCs w:val="22"/>
        </w:rPr>
        <w:commentReference w:id="169"/>
      </w:r>
      <w:commentRangeEnd w:id="170"/>
      <w:r>
        <w:rPr>
          <w:rStyle w:val="CommentReference"/>
          <w:sz w:val="22"/>
          <w:szCs w:val="22"/>
        </w:rPr>
        <w:commentReference w:id="170"/>
      </w:r>
      <w:commentRangeEnd w:id="171"/>
      <w:r>
        <w:rPr>
          <w:rStyle w:val="CommentReference"/>
          <w:sz w:val="22"/>
          <w:szCs w:val="22"/>
        </w:rPr>
        <w:commentReference w:id="171"/>
      </w:r>
      <w:commentRangeEnd w:id="172"/>
      <w:r>
        <w:rPr>
          <w:rStyle w:val="CommentReference"/>
          <w:sz w:val="22"/>
          <w:szCs w:val="22"/>
        </w:rPr>
        <w:commentReference w:id="172"/>
      </w:r>
      <w:r w:rsidR="00165C94">
        <w:t xml:space="preserve">.  Decision </w:t>
      </w:r>
      <w:proofErr w:type="gramStart"/>
      <w:r w:rsidR="00165C94">
        <w:t>needed</w:t>
      </w:r>
      <w:proofErr w:type="gramEnd"/>
      <w:r w:rsidR="00165C94">
        <w:t xml:space="preserve"> if expense records should be report against budget.  Expensify functionality to be reviewed</w:t>
      </w:r>
    </w:p>
    <w:p w14:paraId="2D3D8FE8" w14:textId="77777777" w:rsidR="00C27FEC" w:rsidRDefault="00C27FEC" w:rsidP="00C27FEC"/>
    <w:p w14:paraId="03E04FD5" w14:textId="3D824A0E" w:rsidR="00BA1A62" w:rsidRDefault="006E3E78" w:rsidP="00C27FEC">
      <w:r w:rsidRPr="00C27FEC">
        <w:rPr>
          <w:b/>
          <w:bCs/>
          <w:sz w:val="20"/>
        </w:rPr>
        <w:t>REQ-3.0</w:t>
      </w:r>
      <w:r w:rsidR="005D56D8">
        <w:rPr>
          <w:b/>
          <w:bCs/>
          <w:sz w:val="20"/>
        </w:rPr>
        <w:t>5</w:t>
      </w:r>
      <w:r w:rsidRPr="00C27FEC">
        <w:rPr>
          <w:b/>
          <w:bCs/>
          <w:sz w:val="20"/>
        </w:rPr>
        <w:t>.02:</w:t>
      </w:r>
      <w:r w:rsidRPr="00C27FEC">
        <w:rPr>
          <w:sz w:val="20"/>
        </w:rPr>
        <w:t xml:space="preserve"> </w:t>
      </w:r>
      <w:r w:rsidR="00FA4E34">
        <w:t>Time tracking for employees, subcontractors, and temporary resources</w:t>
      </w:r>
    </w:p>
    <w:p w14:paraId="7D2964C9" w14:textId="77777777" w:rsidR="00C27FEC" w:rsidRDefault="00C27FEC" w:rsidP="00C27FEC"/>
    <w:p w14:paraId="4F6351A1" w14:textId="572274AB" w:rsidR="00BA1A62" w:rsidRDefault="006E3E78" w:rsidP="00C27FEC">
      <w:r w:rsidRPr="00C27FEC">
        <w:rPr>
          <w:b/>
          <w:bCs/>
          <w:sz w:val="20"/>
        </w:rPr>
        <w:t>REQ-3.0</w:t>
      </w:r>
      <w:r w:rsidR="005D56D8">
        <w:rPr>
          <w:b/>
          <w:bCs/>
          <w:sz w:val="20"/>
        </w:rPr>
        <w:t>5</w:t>
      </w:r>
      <w:r w:rsidRPr="00C27FEC">
        <w:rPr>
          <w:b/>
          <w:bCs/>
          <w:sz w:val="20"/>
        </w:rPr>
        <w:t>.03:</w:t>
      </w:r>
      <w:r w:rsidRPr="00C27FEC">
        <w:rPr>
          <w:sz w:val="20"/>
        </w:rPr>
        <w:t xml:space="preserve"> </w:t>
      </w:r>
      <w:r w:rsidR="00FA4E34">
        <w:t>Support for both full job subcontracting and supplemental labor</w:t>
      </w:r>
    </w:p>
    <w:p w14:paraId="4DECE337" w14:textId="77777777" w:rsidR="00C27FEC" w:rsidRDefault="00C27FEC" w:rsidP="00C27FEC"/>
    <w:p w14:paraId="303F709F" w14:textId="15BB620E" w:rsidR="00BA1A62" w:rsidRDefault="006E3E78" w:rsidP="00C27FEC">
      <w:r w:rsidRPr="00C27FEC">
        <w:rPr>
          <w:b/>
          <w:bCs/>
          <w:sz w:val="20"/>
        </w:rPr>
        <w:t>REQ-3.0</w:t>
      </w:r>
      <w:r w:rsidR="005D56D8">
        <w:rPr>
          <w:b/>
          <w:bCs/>
          <w:sz w:val="20"/>
        </w:rPr>
        <w:t>5</w:t>
      </w:r>
      <w:r w:rsidRPr="00C27FEC">
        <w:rPr>
          <w:b/>
          <w:bCs/>
          <w:sz w:val="20"/>
        </w:rPr>
        <w:t>.04:</w:t>
      </w:r>
      <w:r w:rsidRPr="00C27FEC">
        <w:rPr>
          <w:sz w:val="20"/>
        </w:rPr>
        <w:t xml:space="preserve"> </w:t>
      </w:r>
      <w:r w:rsidR="00FA4E34">
        <w:t>Time tracking for warranty work and service revenue streams</w:t>
      </w:r>
    </w:p>
    <w:p w14:paraId="72A2236F" w14:textId="570636C0" w:rsidR="00C27FEC" w:rsidRDefault="00C27FEC" w:rsidP="00C27FEC"/>
    <w:p w14:paraId="2CACFC45" w14:textId="1F5A5631" w:rsidR="00BA1A62" w:rsidRDefault="006E3E78" w:rsidP="00C27FEC">
      <w:r w:rsidRPr="01DB676D">
        <w:rPr>
          <w:b/>
          <w:sz w:val="20"/>
          <w:szCs w:val="20"/>
        </w:rPr>
        <w:t>REQ-3.0</w:t>
      </w:r>
      <w:r w:rsidR="005D56D8" w:rsidRPr="01DB676D">
        <w:rPr>
          <w:b/>
          <w:sz w:val="20"/>
          <w:szCs w:val="20"/>
        </w:rPr>
        <w:t>5</w:t>
      </w:r>
      <w:r w:rsidRPr="01DB676D">
        <w:rPr>
          <w:b/>
          <w:sz w:val="20"/>
          <w:szCs w:val="20"/>
        </w:rPr>
        <w:t>.</w:t>
      </w:r>
      <w:r w:rsidRPr="01DB676D">
        <w:rPr>
          <w:b/>
          <w:bCs/>
          <w:sz w:val="20"/>
          <w:szCs w:val="20"/>
        </w:rPr>
        <w:t>0</w:t>
      </w:r>
      <w:r w:rsidR="549356D5" w:rsidRPr="01DB676D">
        <w:rPr>
          <w:b/>
          <w:bCs/>
          <w:sz w:val="20"/>
          <w:szCs w:val="20"/>
        </w:rPr>
        <w:t>5</w:t>
      </w:r>
      <w:r w:rsidRPr="01DB676D">
        <w:rPr>
          <w:b/>
          <w:sz w:val="20"/>
          <w:szCs w:val="20"/>
        </w:rPr>
        <w:t>:</w:t>
      </w:r>
      <w:r w:rsidRPr="01DB676D">
        <w:rPr>
          <w:sz w:val="20"/>
          <w:szCs w:val="20"/>
        </w:rPr>
        <w:t xml:space="preserve"> </w:t>
      </w:r>
      <w:r w:rsidR="00FA4E34">
        <w:t>Integration with project margin calculations</w:t>
      </w:r>
    </w:p>
    <w:p w14:paraId="4A1E4A37" w14:textId="77777777" w:rsidR="0012547F" w:rsidRDefault="0012547F" w:rsidP="00C27FEC"/>
    <w:p w14:paraId="29EAC643" w14:textId="77777777" w:rsidR="00C27FEC" w:rsidRDefault="00C27FEC" w:rsidP="00C27FEC"/>
    <w:p w14:paraId="0356B963" w14:textId="77777777" w:rsidR="00BA1A62" w:rsidRPr="0012547F" w:rsidRDefault="00FA4E34" w:rsidP="0012547F">
      <w:pPr>
        <w:pStyle w:val="Heading3"/>
      </w:pPr>
      <w:bookmarkStart w:id="173" w:name="_Toc213923743"/>
      <w:r w:rsidRPr="0012547F">
        <w:t>3.05.02 Current State Process</w:t>
      </w:r>
      <w:bookmarkEnd w:id="173"/>
    </w:p>
    <w:p w14:paraId="3112C808" w14:textId="77777777" w:rsidR="00BA1A62" w:rsidRDefault="00FA4E34">
      <w:pPr>
        <w:spacing w:after="200"/>
      </w:pPr>
      <w:r>
        <w:t xml:space="preserve">Current </w:t>
      </w:r>
      <w:proofErr w:type="gramStart"/>
      <w:r>
        <w:t>time tracking</w:t>
      </w:r>
      <w:proofErr w:type="gramEnd"/>
      <w:r>
        <w:t xml:space="preserve"> is limited with no systematic budget vs actual reporting. The organization has experienced fraud in the past with falsified time records for temporary workers.</w:t>
      </w:r>
    </w:p>
    <w:p w14:paraId="4CA983F2" w14:textId="77777777" w:rsidR="00C27FEC" w:rsidRDefault="00C27FEC">
      <w:pPr>
        <w:spacing w:after="200"/>
      </w:pPr>
    </w:p>
    <w:p w14:paraId="3890B62B" w14:textId="3ADFC86D" w:rsidR="00BA1A62" w:rsidRPr="0012547F" w:rsidRDefault="00FA4E34" w:rsidP="0012547F">
      <w:pPr>
        <w:pStyle w:val="Heading3"/>
      </w:pPr>
      <w:bookmarkStart w:id="174" w:name="_Toc213923744"/>
      <w:r w:rsidRPr="0012547F">
        <w:t xml:space="preserve">3.05.03 </w:t>
      </w:r>
      <w:r w:rsidR="005F2F10" w:rsidRPr="0012547F">
        <w:t>NetSuite Orion</w:t>
      </w:r>
      <w:r w:rsidRPr="0012547F">
        <w:t xml:space="preserve"> Solution</w:t>
      </w:r>
      <w:bookmarkEnd w:id="174"/>
    </w:p>
    <w:p w14:paraId="22A9729A" w14:textId="09B829D2" w:rsidR="00BA1A62" w:rsidRDefault="005F2F10">
      <w:pPr>
        <w:spacing w:after="200"/>
      </w:pPr>
      <w:r>
        <w:t>NetSuite Orion</w:t>
      </w:r>
      <w:r w:rsidR="00FA4E34">
        <w:t xml:space="preserve"> provides comprehensive time tracking with budget vs actual reporting, support for multiple resource types, and fraud prevention controls including unexpected worker notifications.</w:t>
      </w:r>
    </w:p>
    <w:p w14:paraId="5F8DD39E" w14:textId="77777777" w:rsidR="006E3E78" w:rsidRDefault="006E3E78">
      <w:pPr>
        <w:pStyle w:val="Heading3"/>
      </w:pPr>
    </w:p>
    <w:p w14:paraId="599E55C3" w14:textId="1F140EF0" w:rsidR="00BA1A62" w:rsidRPr="0012547F" w:rsidRDefault="00FA4E34" w:rsidP="0012547F">
      <w:pPr>
        <w:pStyle w:val="Heading3"/>
      </w:pPr>
      <w:bookmarkStart w:id="175" w:name="_Toc213923745"/>
      <w:r w:rsidRPr="0012547F">
        <w:t>3.05.04 Future State Process</w:t>
      </w:r>
      <w:bookmarkEnd w:id="175"/>
    </w:p>
    <w:p w14:paraId="2A4CEF2F" w14:textId="77777777" w:rsidR="00BA1A62" w:rsidRDefault="00FA4E34">
      <w:pPr>
        <w:spacing w:after="200"/>
      </w:pPr>
      <w:r>
        <w:t>With implementation, all project time will be tracked against budgets with real-time visibility into variances. System will flag unexpected workers to prevent fraud.</w:t>
      </w:r>
    </w:p>
    <w:p w14:paraId="20EE722F" w14:textId="77777777" w:rsidR="00C27FEC" w:rsidRDefault="00C27FEC">
      <w:pPr>
        <w:spacing w:after="200"/>
      </w:pPr>
    </w:p>
    <w:p w14:paraId="6480B3A4" w14:textId="6BFBCF49" w:rsidR="00BA1A62" w:rsidRDefault="00FA4E34">
      <w:pPr>
        <w:pStyle w:val="Heading3"/>
      </w:pPr>
      <w:bookmarkStart w:id="176" w:name="_Toc213923746"/>
      <w:r>
        <w:t xml:space="preserve">3.05.05 </w:t>
      </w:r>
      <w:r w:rsidR="00766B80">
        <w:t>Decision Matrix</w:t>
      </w:r>
      <w:bookmarkEnd w:id="176"/>
    </w:p>
    <w:p w14:paraId="5EA6D625" w14:textId="77777777" w:rsidR="0012547F" w:rsidRDefault="0012547F">
      <w:pPr>
        <w:pStyle w:val="Heading3"/>
      </w:pP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877"/>
        <w:gridCol w:w="1654"/>
        <w:gridCol w:w="4691"/>
        <w:gridCol w:w="1794"/>
      </w:tblGrid>
      <w:tr w:rsidR="00985A71" w:rsidRPr="00192729" w14:paraId="1CF6A6A7" w14:textId="77777777" w:rsidTr="007120B6">
        <w:trPr>
          <w:tblHeader/>
          <w:tblCellSpacing w:w="15" w:type="dxa"/>
        </w:trPr>
        <w:tc>
          <w:tcPr>
            <w:tcW w:w="0" w:type="auto"/>
            <w:vAlign w:val="center"/>
            <w:hideMark/>
          </w:tcPr>
          <w:p w14:paraId="03A9B6C7" w14:textId="77777777" w:rsidR="00985A71" w:rsidRPr="006D6896" w:rsidRDefault="00985A71" w:rsidP="007120B6">
            <w:pPr>
              <w:rPr>
                <w:b/>
                <w:bCs/>
              </w:rPr>
            </w:pPr>
            <w:r w:rsidRPr="006D6896">
              <w:rPr>
                <w:b/>
                <w:bCs/>
              </w:rPr>
              <w:t>Req #</w:t>
            </w:r>
          </w:p>
        </w:tc>
        <w:tc>
          <w:tcPr>
            <w:tcW w:w="0" w:type="auto"/>
            <w:vAlign w:val="center"/>
            <w:hideMark/>
          </w:tcPr>
          <w:p w14:paraId="20D5A3D9" w14:textId="77777777" w:rsidR="00985A71" w:rsidRPr="00192729" w:rsidRDefault="00985A71" w:rsidP="007120B6">
            <w:pPr>
              <w:rPr>
                <w:b/>
                <w:bCs/>
              </w:rPr>
            </w:pPr>
            <w:r w:rsidRPr="00192729">
              <w:rPr>
                <w:b/>
                <w:bCs/>
              </w:rPr>
              <w:t>Requirement Name</w:t>
            </w:r>
          </w:p>
        </w:tc>
        <w:tc>
          <w:tcPr>
            <w:tcW w:w="0" w:type="auto"/>
            <w:vAlign w:val="center"/>
            <w:hideMark/>
          </w:tcPr>
          <w:p w14:paraId="3EFB6E1C" w14:textId="77777777" w:rsidR="00985A71" w:rsidRPr="00192729" w:rsidRDefault="00985A71" w:rsidP="007120B6">
            <w:pPr>
              <w:rPr>
                <w:b/>
                <w:bCs/>
              </w:rPr>
            </w:pPr>
            <w:r>
              <w:rPr>
                <w:b/>
                <w:bCs/>
              </w:rPr>
              <w:t>Info</w:t>
            </w:r>
          </w:p>
        </w:tc>
        <w:tc>
          <w:tcPr>
            <w:tcW w:w="0" w:type="auto"/>
            <w:vAlign w:val="center"/>
            <w:hideMark/>
          </w:tcPr>
          <w:p w14:paraId="4EBBFD71" w14:textId="77777777" w:rsidR="00985A71" w:rsidRPr="00192729" w:rsidRDefault="00985A71" w:rsidP="007120B6">
            <w:pPr>
              <w:rPr>
                <w:b/>
                <w:bCs/>
              </w:rPr>
            </w:pPr>
            <w:r w:rsidRPr="00192729">
              <w:rPr>
                <w:b/>
                <w:bCs/>
              </w:rPr>
              <w:t>Implementation Approach</w:t>
            </w:r>
          </w:p>
        </w:tc>
      </w:tr>
      <w:tr w:rsidR="00924D42" w:rsidRPr="00192729" w14:paraId="396EE11F" w14:textId="77777777" w:rsidTr="007120B6">
        <w:trPr>
          <w:tblCellSpacing w:w="15" w:type="dxa"/>
        </w:trPr>
        <w:tc>
          <w:tcPr>
            <w:tcW w:w="0" w:type="auto"/>
            <w:vAlign w:val="center"/>
          </w:tcPr>
          <w:p w14:paraId="3D641CE6" w14:textId="6754CE25" w:rsidR="00924D42" w:rsidRPr="00924D42" w:rsidRDefault="00924D42" w:rsidP="00924D42">
            <w:pPr>
              <w:rPr>
                <w:b/>
                <w:bCs/>
              </w:rPr>
            </w:pPr>
            <w:r w:rsidRPr="00924D42">
              <w:rPr>
                <w:rStyle w:val="font-bold"/>
                <w:b/>
                <w:bCs/>
                <w:bdr w:val="single" w:sz="2" w:space="0" w:color="E5E7EB" w:frame="1"/>
              </w:rPr>
              <w:t>REQ-3.05.01</w:t>
            </w:r>
          </w:p>
        </w:tc>
        <w:tc>
          <w:tcPr>
            <w:tcW w:w="0" w:type="auto"/>
            <w:vAlign w:val="center"/>
          </w:tcPr>
          <w:p w14:paraId="44B5814A" w14:textId="3B7552BC" w:rsidR="00924D42" w:rsidRPr="00924D42" w:rsidRDefault="00924D42" w:rsidP="00924D42">
            <w:r w:rsidRPr="00924D42">
              <w:rPr>
                <w:rStyle w:val="font-semibold"/>
                <w:color w:val="111827"/>
                <w:bdr w:val="single" w:sz="2" w:space="0" w:color="E5E7EB" w:frame="1"/>
              </w:rPr>
              <w:t>Budget vs actual reporting</w:t>
            </w:r>
          </w:p>
        </w:tc>
        <w:tc>
          <w:tcPr>
            <w:tcW w:w="0" w:type="auto"/>
            <w:vAlign w:val="center"/>
          </w:tcPr>
          <w:p w14:paraId="4CB07DC3" w14:textId="77777777" w:rsidR="00924D42" w:rsidRDefault="00924D42" w:rsidP="00924D42">
            <w:pPr>
              <w:rPr>
                <w:color w:val="374151"/>
              </w:rPr>
            </w:pPr>
            <w:commentRangeStart w:id="177"/>
            <w:commentRangeStart w:id="178"/>
            <w:commentRangeStart w:id="179"/>
            <w:r w:rsidRPr="00924D42">
              <w:rPr>
                <w:color w:val="374151"/>
              </w:rPr>
              <w:t>For design and project management work. Capture budgets for Design and PM work, then track actual time spent to measure project efficiency. Enable real-time visibility into variances and cost overruns.</w:t>
            </w:r>
            <w:commentRangeEnd w:id="177"/>
            <w:r w:rsidR="00B22E15">
              <w:rPr>
                <w:rStyle w:val="CommentReference"/>
                <w:color w:val="374151"/>
                <w:sz w:val="22"/>
                <w:szCs w:val="22"/>
              </w:rPr>
              <w:commentReference w:id="177"/>
            </w:r>
            <w:commentRangeEnd w:id="178"/>
            <w:r>
              <w:rPr>
                <w:rStyle w:val="CommentReference"/>
                <w:color w:val="374151"/>
                <w:sz w:val="22"/>
                <w:szCs w:val="22"/>
              </w:rPr>
              <w:commentReference w:id="178"/>
            </w:r>
            <w:commentRangeEnd w:id="179"/>
            <w:r>
              <w:rPr>
                <w:rStyle w:val="CommentReference"/>
                <w:color w:val="374151"/>
                <w:sz w:val="22"/>
                <w:szCs w:val="22"/>
              </w:rPr>
              <w:commentReference w:id="179"/>
            </w:r>
          </w:p>
          <w:p w14:paraId="7C3907ED" w14:textId="77777777" w:rsidR="00165C94" w:rsidRDefault="00165C94" w:rsidP="00924D42">
            <w:pPr>
              <w:rPr>
                <w:color w:val="374151"/>
              </w:rPr>
            </w:pPr>
          </w:p>
          <w:p w14:paraId="022DD6A4" w14:textId="02E6157A" w:rsidR="00165C94" w:rsidRPr="00924D42" w:rsidRDefault="00165C94" w:rsidP="00924D42">
            <w:r>
              <w:rPr>
                <w:color w:val="374151"/>
              </w:rPr>
              <w:t>Budget vs. Actual reporting is at the project level.  Time can be tracked on the sales order or at the project level</w:t>
            </w:r>
          </w:p>
        </w:tc>
        <w:tc>
          <w:tcPr>
            <w:tcW w:w="0" w:type="auto"/>
            <w:vAlign w:val="center"/>
          </w:tcPr>
          <w:p w14:paraId="3390147D" w14:textId="0873B830" w:rsidR="00924D42" w:rsidRPr="00924D42" w:rsidRDefault="00924D42" w:rsidP="00924D42">
            <w:r w:rsidRPr="00924D42">
              <w:rPr>
                <w:rStyle w:val="font-semibold"/>
                <w:color w:val="111827"/>
                <w:bdr w:val="single" w:sz="2" w:space="0" w:color="E5E7EB" w:frame="1"/>
              </w:rPr>
              <w:t>Align</w:t>
            </w:r>
          </w:p>
        </w:tc>
      </w:tr>
      <w:tr w:rsidR="00924D42" w:rsidRPr="00192729" w14:paraId="6D20369A" w14:textId="77777777" w:rsidTr="007120B6">
        <w:trPr>
          <w:tblCellSpacing w:w="15" w:type="dxa"/>
        </w:trPr>
        <w:tc>
          <w:tcPr>
            <w:tcW w:w="0" w:type="auto"/>
            <w:vAlign w:val="center"/>
          </w:tcPr>
          <w:p w14:paraId="6DBF2758" w14:textId="5A6DB379" w:rsidR="00924D42" w:rsidRPr="00924D42" w:rsidRDefault="00924D42" w:rsidP="00924D42">
            <w:pPr>
              <w:rPr>
                <w:b/>
                <w:bCs/>
              </w:rPr>
            </w:pPr>
            <w:r w:rsidRPr="00924D42">
              <w:rPr>
                <w:rStyle w:val="font-bold"/>
                <w:b/>
                <w:bCs/>
                <w:bdr w:val="single" w:sz="2" w:space="0" w:color="E5E7EB" w:frame="1"/>
              </w:rPr>
              <w:t>REQ-3.05.02</w:t>
            </w:r>
          </w:p>
        </w:tc>
        <w:tc>
          <w:tcPr>
            <w:tcW w:w="0" w:type="auto"/>
            <w:vAlign w:val="center"/>
          </w:tcPr>
          <w:p w14:paraId="595546F0" w14:textId="3D8AFEFA" w:rsidR="00924D42" w:rsidRPr="00924D42" w:rsidRDefault="00924D42" w:rsidP="00924D42">
            <w:r w:rsidRPr="00924D42">
              <w:rPr>
                <w:rStyle w:val="font-semibold"/>
                <w:color w:val="111827"/>
                <w:bdr w:val="single" w:sz="2" w:space="0" w:color="E5E7EB" w:frame="1"/>
              </w:rPr>
              <w:t>Multi-resource time tracking</w:t>
            </w:r>
          </w:p>
        </w:tc>
        <w:tc>
          <w:tcPr>
            <w:tcW w:w="0" w:type="auto"/>
            <w:vAlign w:val="center"/>
          </w:tcPr>
          <w:p w14:paraId="378F5BA6" w14:textId="18648461" w:rsidR="00924D42" w:rsidRPr="00924D42" w:rsidRDefault="00924D42" w:rsidP="00924D42">
            <w:r w:rsidRPr="00924D42">
              <w:rPr>
                <w:color w:val="374151"/>
              </w:rPr>
              <w:t>Time tracking for employees, subcontractors, and temporary resources. Support time entry and tracking across all resource types with appropriate cost allocation and billing rules for each category.</w:t>
            </w:r>
          </w:p>
        </w:tc>
        <w:tc>
          <w:tcPr>
            <w:tcW w:w="0" w:type="auto"/>
            <w:vAlign w:val="center"/>
          </w:tcPr>
          <w:p w14:paraId="11BBCFD1" w14:textId="6337429F" w:rsidR="00924D42" w:rsidRPr="00924D42" w:rsidRDefault="00924D42" w:rsidP="00924D42">
            <w:r w:rsidRPr="00924D42">
              <w:rPr>
                <w:rStyle w:val="font-semibold"/>
                <w:color w:val="111827"/>
                <w:bdr w:val="single" w:sz="2" w:space="0" w:color="E5E7EB" w:frame="1"/>
              </w:rPr>
              <w:t>Align</w:t>
            </w:r>
          </w:p>
        </w:tc>
      </w:tr>
      <w:tr w:rsidR="00924D42" w:rsidRPr="00192729" w14:paraId="47A02B03" w14:textId="77777777" w:rsidTr="007120B6">
        <w:trPr>
          <w:tblCellSpacing w:w="15" w:type="dxa"/>
        </w:trPr>
        <w:tc>
          <w:tcPr>
            <w:tcW w:w="0" w:type="auto"/>
            <w:vAlign w:val="center"/>
          </w:tcPr>
          <w:p w14:paraId="07DB9C33" w14:textId="5A03AF3E" w:rsidR="00924D42" w:rsidRPr="00924D42" w:rsidRDefault="00924D42" w:rsidP="00924D42">
            <w:pPr>
              <w:rPr>
                <w:b/>
                <w:bCs/>
              </w:rPr>
            </w:pPr>
            <w:r w:rsidRPr="00924D42">
              <w:rPr>
                <w:rStyle w:val="font-bold"/>
                <w:b/>
                <w:bCs/>
                <w:bdr w:val="single" w:sz="2" w:space="0" w:color="E5E7EB" w:frame="1"/>
              </w:rPr>
              <w:t>REQ-3.05.03</w:t>
            </w:r>
          </w:p>
        </w:tc>
        <w:tc>
          <w:tcPr>
            <w:tcW w:w="0" w:type="auto"/>
            <w:vAlign w:val="center"/>
          </w:tcPr>
          <w:p w14:paraId="0F03F386" w14:textId="5A66C36D" w:rsidR="00924D42" w:rsidRPr="00924D42" w:rsidRDefault="00924D42" w:rsidP="00924D42">
            <w:r w:rsidRPr="00924D42">
              <w:rPr>
                <w:rStyle w:val="font-semibold"/>
                <w:color w:val="111827"/>
                <w:bdr w:val="single" w:sz="2" w:space="0" w:color="E5E7EB" w:frame="1"/>
              </w:rPr>
              <w:t>Subcontracting flexibility</w:t>
            </w:r>
          </w:p>
        </w:tc>
        <w:tc>
          <w:tcPr>
            <w:tcW w:w="0" w:type="auto"/>
            <w:vAlign w:val="center"/>
          </w:tcPr>
          <w:p w14:paraId="25A2087D" w14:textId="336407A3" w:rsidR="00924D42" w:rsidRPr="00924D42" w:rsidRDefault="00924D42" w:rsidP="00924D42">
            <w:r w:rsidRPr="00924D42">
              <w:rPr>
                <w:color w:val="374151"/>
              </w:rPr>
              <w:t>Support for both full job subcontracting and supplemental labor. Handle scenarios where entire jobs are subcontracted out as well as cases where subcontractors supplement internal installation teams.</w:t>
            </w:r>
          </w:p>
        </w:tc>
        <w:tc>
          <w:tcPr>
            <w:tcW w:w="0" w:type="auto"/>
            <w:vAlign w:val="center"/>
          </w:tcPr>
          <w:p w14:paraId="542C6EB6" w14:textId="1F85C64B" w:rsidR="00924D42" w:rsidRPr="00924D42" w:rsidRDefault="00924D42" w:rsidP="00924D42">
            <w:r w:rsidRPr="00924D42">
              <w:rPr>
                <w:rStyle w:val="font-semibold"/>
                <w:color w:val="111827"/>
                <w:bdr w:val="single" w:sz="2" w:space="0" w:color="E5E7EB" w:frame="1"/>
              </w:rPr>
              <w:t>Align</w:t>
            </w:r>
          </w:p>
        </w:tc>
      </w:tr>
      <w:tr w:rsidR="00924D42" w:rsidRPr="00192729" w14:paraId="56788567" w14:textId="77777777" w:rsidTr="007120B6">
        <w:trPr>
          <w:tblCellSpacing w:w="15" w:type="dxa"/>
        </w:trPr>
        <w:tc>
          <w:tcPr>
            <w:tcW w:w="0" w:type="auto"/>
            <w:vAlign w:val="center"/>
          </w:tcPr>
          <w:p w14:paraId="669EE555" w14:textId="6A14E90F" w:rsidR="00924D42" w:rsidRPr="00924D42" w:rsidRDefault="00924D42" w:rsidP="00924D42">
            <w:pPr>
              <w:rPr>
                <w:b/>
                <w:bCs/>
              </w:rPr>
            </w:pPr>
            <w:r w:rsidRPr="00924D42">
              <w:rPr>
                <w:rStyle w:val="font-bold"/>
                <w:b/>
                <w:bCs/>
                <w:bdr w:val="single" w:sz="2" w:space="0" w:color="E5E7EB" w:frame="1"/>
              </w:rPr>
              <w:t>REQ-3.05.04</w:t>
            </w:r>
          </w:p>
        </w:tc>
        <w:tc>
          <w:tcPr>
            <w:tcW w:w="0" w:type="auto"/>
            <w:vAlign w:val="center"/>
          </w:tcPr>
          <w:p w14:paraId="78D0E683" w14:textId="3F3DDF08" w:rsidR="00924D42" w:rsidRPr="00924D42" w:rsidRDefault="00924D42" w:rsidP="00924D42">
            <w:r w:rsidRPr="00924D42">
              <w:rPr>
                <w:rStyle w:val="font-semibold"/>
                <w:color w:val="111827"/>
                <w:bdr w:val="single" w:sz="2" w:space="0" w:color="E5E7EB" w:frame="1"/>
              </w:rPr>
              <w:t>Service revenue time tracking</w:t>
            </w:r>
          </w:p>
        </w:tc>
        <w:tc>
          <w:tcPr>
            <w:tcW w:w="0" w:type="auto"/>
            <w:vAlign w:val="center"/>
          </w:tcPr>
          <w:p w14:paraId="01281A5E" w14:textId="43A2160A" w:rsidR="00924D42" w:rsidRPr="00924D42" w:rsidRDefault="00924D42" w:rsidP="00924D42">
            <w:r w:rsidRPr="00924D42">
              <w:rPr>
                <w:color w:val="374151"/>
              </w:rPr>
              <w:t>Time tracking for warranty work and service revenue streams. Separately track time for warranty work (cost center) and billable service work (revenue stream) to measure profitability by service type.</w:t>
            </w:r>
          </w:p>
        </w:tc>
        <w:tc>
          <w:tcPr>
            <w:tcW w:w="0" w:type="auto"/>
            <w:vAlign w:val="center"/>
          </w:tcPr>
          <w:p w14:paraId="7A88357A" w14:textId="3C345932" w:rsidR="00924D42" w:rsidRPr="00924D42" w:rsidRDefault="00924D42" w:rsidP="00924D42">
            <w:r w:rsidRPr="00924D42">
              <w:rPr>
                <w:rStyle w:val="font-semibold"/>
                <w:color w:val="111827"/>
                <w:bdr w:val="single" w:sz="2" w:space="0" w:color="E5E7EB" w:frame="1"/>
              </w:rPr>
              <w:t>Align</w:t>
            </w:r>
          </w:p>
        </w:tc>
      </w:tr>
      <w:tr w:rsidR="00924D42" w:rsidRPr="00192729" w14:paraId="3B819089" w14:textId="77777777" w:rsidTr="007120B6">
        <w:trPr>
          <w:tblCellSpacing w:w="15" w:type="dxa"/>
        </w:trPr>
        <w:tc>
          <w:tcPr>
            <w:tcW w:w="0" w:type="auto"/>
            <w:vAlign w:val="center"/>
          </w:tcPr>
          <w:p w14:paraId="3925EE51" w14:textId="542AFADF" w:rsidR="00924D42" w:rsidRPr="00924D42" w:rsidRDefault="00924D42" w:rsidP="00924D42">
            <w:pPr>
              <w:rPr>
                <w:rStyle w:val="font-bold"/>
                <w:b/>
                <w:bCs/>
                <w:bdr w:val="single" w:sz="2" w:space="0" w:color="E5E7EB" w:frame="1"/>
              </w:rPr>
            </w:pPr>
            <w:r w:rsidRPr="00924D42">
              <w:rPr>
                <w:rStyle w:val="font-bold"/>
                <w:b/>
                <w:bCs/>
                <w:bdr w:val="single" w:sz="2" w:space="0" w:color="E5E7EB" w:frame="1"/>
              </w:rPr>
              <w:t>REQ-3.05.</w:t>
            </w:r>
            <w:r w:rsidR="09343775" w:rsidRPr="00924D42">
              <w:rPr>
                <w:rStyle w:val="font-bold"/>
                <w:b/>
                <w:bCs/>
                <w:bdr w:val="single" w:sz="2" w:space="0" w:color="E5E7EB" w:frame="1"/>
              </w:rPr>
              <w:t>0</w:t>
            </w:r>
            <w:r w:rsidR="1ADF5E7F" w:rsidRPr="00924D42">
              <w:rPr>
                <w:rStyle w:val="font-bold"/>
                <w:b/>
                <w:bCs/>
                <w:bdr w:val="single" w:sz="2" w:space="0" w:color="E5E7EB" w:frame="1"/>
              </w:rPr>
              <w:t>5</w:t>
            </w:r>
          </w:p>
        </w:tc>
        <w:tc>
          <w:tcPr>
            <w:tcW w:w="0" w:type="auto"/>
            <w:vAlign w:val="center"/>
          </w:tcPr>
          <w:p w14:paraId="7F34633A" w14:textId="00C1E66F" w:rsidR="00924D42" w:rsidRPr="00924D42" w:rsidRDefault="00924D42" w:rsidP="00924D42">
            <w:pPr>
              <w:rPr>
                <w:rStyle w:val="font-semibold"/>
                <w:color w:val="111827"/>
                <w:bdr w:val="single" w:sz="2" w:space="0" w:color="E5E7EB" w:frame="1"/>
              </w:rPr>
            </w:pPr>
            <w:r w:rsidRPr="00924D42">
              <w:rPr>
                <w:rStyle w:val="font-semibold"/>
                <w:color w:val="111827"/>
                <w:bdr w:val="single" w:sz="2" w:space="0" w:color="E5E7EB" w:frame="1"/>
              </w:rPr>
              <w:t>Project margin integration</w:t>
            </w:r>
          </w:p>
        </w:tc>
        <w:tc>
          <w:tcPr>
            <w:tcW w:w="0" w:type="auto"/>
            <w:vAlign w:val="center"/>
          </w:tcPr>
          <w:p w14:paraId="17CFA50E" w14:textId="29B1EE37" w:rsidR="00924D42" w:rsidRPr="00924D42" w:rsidRDefault="00924D42" w:rsidP="00924D42">
            <w:pPr>
              <w:rPr>
                <w:color w:val="374151"/>
              </w:rPr>
            </w:pPr>
            <w:r w:rsidRPr="00924D42">
              <w:rPr>
                <w:color w:val="374151"/>
              </w:rPr>
              <w:t>Integration with project margin calculations. Time tracking costs automatically flow into project margin reports, showing impact of design, PM, installation, and service time on overall project profitability.</w:t>
            </w:r>
          </w:p>
        </w:tc>
        <w:tc>
          <w:tcPr>
            <w:tcW w:w="0" w:type="auto"/>
            <w:vAlign w:val="center"/>
          </w:tcPr>
          <w:p w14:paraId="13FBBCAA" w14:textId="2A0C8F2C" w:rsidR="00924D42" w:rsidRPr="00924D42" w:rsidRDefault="00924D42" w:rsidP="00924D42">
            <w:pPr>
              <w:rPr>
                <w:rStyle w:val="font-semibold"/>
                <w:color w:val="111827"/>
                <w:bdr w:val="single" w:sz="2" w:space="0" w:color="E5E7EB" w:frame="1"/>
              </w:rPr>
            </w:pPr>
            <w:r w:rsidRPr="00924D42">
              <w:rPr>
                <w:rStyle w:val="font-semibold"/>
                <w:color w:val="111827"/>
                <w:bdr w:val="single" w:sz="2" w:space="0" w:color="E5E7EB" w:frame="1"/>
              </w:rPr>
              <w:t>Align</w:t>
            </w:r>
          </w:p>
        </w:tc>
      </w:tr>
    </w:tbl>
    <w:p w14:paraId="4C1C8EC3" w14:textId="77777777" w:rsidR="00FF0BFD" w:rsidRDefault="00FF0BFD">
      <w:pPr>
        <w:pStyle w:val="Heading3"/>
      </w:pPr>
    </w:p>
    <w:p w14:paraId="7E4BC61A" w14:textId="77777777" w:rsidR="00AA4E07" w:rsidRDefault="00AA4E07">
      <w:pPr>
        <w:pStyle w:val="Heading3"/>
      </w:pP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00" w:type="dxa"/>
          <w:left w:w="180" w:type="dxa"/>
          <w:bottom w:w="100" w:type="dxa"/>
          <w:right w:w="180" w:type="dxa"/>
        </w:tblCellMar>
        <w:tblLook w:val="04A0" w:firstRow="1" w:lastRow="0" w:firstColumn="1" w:lastColumn="0" w:noHBand="0" w:noVBand="1"/>
      </w:tblPr>
      <w:tblGrid>
        <w:gridCol w:w="4516"/>
        <w:gridCol w:w="4508"/>
      </w:tblGrid>
      <w:tr w:rsidR="00BA1A62" w14:paraId="2E3FC79D" w14:textId="77777777">
        <w:trPr>
          <w:tblHeader/>
        </w:trPr>
        <w:tc>
          <w:tcPr>
            <w:tcW w:w="4680" w:type="dxa"/>
            <w:tcBorders>
              <w:top w:val="single" w:sz="1" w:space="0" w:color="000000"/>
              <w:left w:val="single" w:sz="1" w:space="0" w:color="000000"/>
              <w:bottom w:val="single" w:sz="1" w:space="0" w:color="000000"/>
              <w:right w:val="single" w:sz="1" w:space="0" w:color="000000"/>
            </w:tcBorders>
            <w:shd w:val="clear" w:color="auto" w:fill="4472C4"/>
          </w:tcPr>
          <w:p w14:paraId="3878850D" w14:textId="77777777" w:rsidR="00BA1A62" w:rsidRDefault="00FA4E34">
            <w:pPr>
              <w:jc w:val="center"/>
            </w:pPr>
            <w:r>
              <w:rPr>
                <w:b/>
                <w:bCs/>
                <w:i/>
                <w:iCs/>
                <w:color w:val="FFFFFF"/>
              </w:rPr>
              <w:t>Client Feedback</w:t>
            </w:r>
          </w:p>
        </w:tc>
        <w:tc>
          <w:tcPr>
            <w:tcW w:w="4680" w:type="dxa"/>
            <w:tcBorders>
              <w:top w:val="single" w:sz="1" w:space="0" w:color="000000"/>
              <w:left w:val="single" w:sz="1" w:space="0" w:color="000000"/>
              <w:bottom w:val="single" w:sz="1" w:space="0" w:color="000000"/>
              <w:right w:val="single" w:sz="1" w:space="0" w:color="000000"/>
            </w:tcBorders>
            <w:shd w:val="clear" w:color="auto" w:fill="4472C4"/>
          </w:tcPr>
          <w:p w14:paraId="029521D6" w14:textId="77777777" w:rsidR="00BA1A62" w:rsidRDefault="00FA4E34">
            <w:pPr>
              <w:jc w:val="center"/>
            </w:pPr>
            <w:r>
              <w:rPr>
                <w:b/>
                <w:bCs/>
                <w:i/>
                <w:iCs/>
                <w:color w:val="FFFFFF"/>
              </w:rPr>
              <w:t>GSI Response</w:t>
            </w:r>
          </w:p>
        </w:tc>
      </w:tr>
      <w:tr w:rsidR="00BA1A62" w14:paraId="3238CD97" w14:textId="77777777">
        <w:tc>
          <w:tcPr>
            <w:tcW w:w="4680" w:type="dxa"/>
            <w:tcBorders>
              <w:top w:val="single" w:sz="1" w:space="0" w:color="000000"/>
              <w:left w:val="single" w:sz="1" w:space="0" w:color="000000"/>
              <w:bottom w:val="single" w:sz="1" w:space="0" w:color="000000"/>
              <w:right w:val="single" w:sz="1" w:space="0" w:color="000000"/>
            </w:tcBorders>
          </w:tcPr>
          <w:p w14:paraId="5FD9A6B4" w14:textId="77777777" w:rsidR="00BA1A62" w:rsidRDefault="00FA4E34">
            <w:r>
              <w:t>&lt;Comment&gt;</w:t>
            </w:r>
          </w:p>
        </w:tc>
        <w:tc>
          <w:tcPr>
            <w:tcW w:w="4680" w:type="dxa"/>
            <w:tcBorders>
              <w:top w:val="single" w:sz="1" w:space="0" w:color="000000"/>
              <w:left w:val="single" w:sz="1" w:space="0" w:color="000000"/>
              <w:bottom w:val="single" w:sz="1" w:space="0" w:color="000000"/>
              <w:right w:val="single" w:sz="1" w:space="0" w:color="000000"/>
            </w:tcBorders>
          </w:tcPr>
          <w:p w14:paraId="3BDD41F9" w14:textId="77777777" w:rsidR="00BA1A62" w:rsidRDefault="00BA1A62"/>
        </w:tc>
      </w:tr>
    </w:tbl>
    <w:p w14:paraId="0C232A94" w14:textId="77777777" w:rsidR="00E9213A" w:rsidRDefault="00E9213A">
      <w:pPr>
        <w:pStyle w:val="Heading2"/>
      </w:pPr>
    </w:p>
    <w:p w14:paraId="0C5AE25D" w14:textId="7534F836" w:rsidR="00BA1A62" w:rsidRPr="00E9213A" w:rsidRDefault="00FA4E34" w:rsidP="00E9213A">
      <w:pPr>
        <w:pStyle w:val="Heading2"/>
      </w:pPr>
      <w:bookmarkStart w:id="180" w:name="_Toc213923747"/>
      <w:r w:rsidRPr="00E9213A">
        <w:t>3.06 Punch List &amp; Issue Management</w:t>
      </w:r>
      <w:bookmarkEnd w:id="180"/>
    </w:p>
    <w:p w14:paraId="15AAD11F" w14:textId="77777777" w:rsidR="00BA1A62" w:rsidRPr="00E9213A" w:rsidRDefault="00FA4E34" w:rsidP="00E9213A">
      <w:pPr>
        <w:pStyle w:val="Heading3"/>
      </w:pPr>
      <w:bookmarkStart w:id="181" w:name="_Toc213923748"/>
      <w:r w:rsidRPr="00E9213A">
        <w:t>3.06.01 Your Business Requirements</w:t>
      </w:r>
      <w:bookmarkEnd w:id="181"/>
    </w:p>
    <w:p w14:paraId="552542BD" w14:textId="77777777" w:rsidR="00BA1A62" w:rsidRDefault="00FA4E34">
      <w:pPr>
        <w:spacing w:after="200"/>
      </w:pPr>
      <w:r>
        <w:t>Pivot Interiors requires streamlined punch list management with companion sales orders for punch items. Key requirements include:</w:t>
      </w:r>
    </w:p>
    <w:p w14:paraId="117E3A82" w14:textId="5FAEE196" w:rsidR="00BA1A62" w:rsidRDefault="006E3E78" w:rsidP="00E9213A">
      <w:r w:rsidRPr="00E9213A">
        <w:rPr>
          <w:b/>
          <w:bCs/>
          <w:sz w:val="20"/>
        </w:rPr>
        <w:t>REQ-3.0</w:t>
      </w:r>
      <w:r w:rsidR="005D56D8">
        <w:rPr>
          <w:b/>
          <w:bCs/>
          <w:sz w:val="20"/>
        </w:rPr>
        <w:t>6</w:t>
      </w:r>
      <w:r w:rsidRPr="00E9213A">
        <w:rPr>
          <w:b/>
          <w:bCs/>
          <w:sz w:val="20"/>
        </w:rPr>
        <w:t>.01:</w:t>
      </w:r>
      <w:r w:rsidRPr="00E9213A">
        <w:rPr>
          <w:sz w:val="20"/>
        </w:rPr>
        <w:t xml:space="preserve"> </w:t>
      </w:r>
      <w:r w:rsidR="00FA4E34">
        <w:t>Companion sales order functionality for punch orders tied to original projects</w:t>
      </w:r>
    </w:p>
    <w:p w14:paraId="132EDBB7" w14:textId="77777777" w:rsidR="00E9213A" w:rsidRDefault="00E9213A" w:rsidP="00E9213A"/>
    <w:p w14:paraId="32974BA5" w14:textId="53E09860" w:rsidR="00BA1A62" w:rsidRDefault="006E3E78" w:rsidP="00E9213A">
      <w:r w:rsidRPr="00E9213A">
        <w:rPr>
          <w:b/>
          <w:bCs/>
          <w:sz w:val="20"/>
        </w:rPr>
        <w:t>REQ-3.0</w:t>
      </w:r>
      <w:r w:rsidR="005D56D8">
        <w:rPr>
          <w:b/>
          <w:bCs/>
          <w:sz w:val="20"/>
        </w:rPr>
        <w:t>6</w:t>
      </w:r>
      <w:r w:rsidRPr="00E9213A">
        <w:rPr>
          <w:b/>
          <w:bCs/>
          <w:sz w:val="20"/>
        </w:rPr>
        <w:t>.02:</w:t>
      </w:r>
      <w:r w:rsidRPr="00E9213A">
        <w:rPr>
          <w:sz w:val="20"/>
        </w:rPr>
        <w:t xml:space="preserve"> </w:t>
      </w:r>
      <w:r w:rsidR="00FA4E34">
        <w:t>Punch order type with approval workflow ($250 limit)</w:t>
      </w:r>
    </w:p>
    <w:p w14:paraId="0353D3BA" w14:textId="77777777" w:rsidR="00E9213A" w:rsidRDefault="00E9213A" w:rsidP="00E9213A"/>
    <w:p w14:paraId="713DB82E" w14:textId="083CCFF9" w:rsidR="00BA1A62" w:rsidRDefault="006E3E78" w:rsidP="00E9213A">
      <w:r w:rsidRPr="15D12045">
        <w:rPr>
          <w:b/>
          <w:sz w:val="20"/>
          <w:szCs w:val="20"/>
        </w:rPr>
        <w:t>REQ-3.0</w:t>
      </w:r>
      <w:r w:rsidR="005D56D8" w:rsidRPr="15D12045">
        <w:rPr>
          <w:b/>
          <w:sz w:val="20"/>
          <w:szCs w:val="20"/>
        </w:rPr>
        <w:t>6</w:t>
      </w:r>
      <w:r w:rsidRPr="15D12045">
        <w:rPr>
          <w:b/>
          <w:sz w:val="20"/>
          <w:szCs w:val="20"/>
        </w:rPr>
        <w:t>.03:</w:t>
      </w:r>
      <w:r w:rsidRPr="15D12045">
        <w:rPr>
          <w:sz w:val="20"/>
          <w:szCs w:val="20"/>
        </w:rPr>
        <w:t xml:space="preserve"> </w:t>
      </w:r>
      <w:r w:rsidR="00FA4E34">
        <w:t>Ability to quickly identify replacement products (</w:t>
      </w:r>
      <w:commentRangeStart w:id="182"/>
      <w:commentRangeStart w:id="183"/>
      <w:commentRangeStart w:id="184"/>
      <w:r w:rsidR="00FA4E34">
        <w:t>90% have 'R' designation from Miller Knoll</w:t>
      </w:r>
      <w:commentRangeEnd w:id="182"/>
      <w:r w:rsidR="00A52DFB">
        <w:rPr>
          <w:rStyle w:val="CommentReference"/>
          <w:sz w:val="22"/>
          <w:szCs w:val="22"/>
        </w:rPr>
        <w:commentReference w:id="182"/>
      </w:r>
      <w:commentRangeEnd w:id="183"/>
      <w:r>
        <w:rPr>
          <w:rStyle w:val="CommentReference"/>
          <w:sz w:val="22"/>
          <w:szCs w:val="22"/>
        </w:rPr>
        <w:commentReference w:id="183"/>
      </w:r>
      <w:commentRangeEnd w:id="184"/>
      <w:r>
        <w:rPr>
          <w:rStyle w:val="CommentReference"/>
          <w:sz w:val="22"/>
          <w:szCs w:val="22"/>
        </w:rPr>
        <w:commentReference w:id="184"/>
      </w:r>
      <w:r w:rsidR="00FA4E34">
        <w:t>)</w:t>
      </w:r>
      <w:r w:rsidR="00165C94">
        <w:t>.  Need to evaluate possible solutions in Orion to meet Pivot’s requirements</w:t>
      </w:r>
    </w:p>
    <w:p w14:paraId="38D68E8F" w14:textId="0F15519E" w:rsidR="00E9213A" w:rsidRDefault="00E9213A" w:rsidP="00E9213A"/>
    <w:p w14:paraId="238FDCCC" w14:textId="009C4A48" w:rsidR="00BA1A62" w:rsidRDefault="006E3E78" w:rsidP="00E9213A">
      <w:r w:rsidRPr="01DB676D">
        <w:rPr>
          <w:b/>
          <w:sz w:val="20"/>
          <w:szCs w:val="20"/>
        </w:rPr>
        <w:t>REQ-3.0</w:t>
      </w:r>
      <w:r w:rsidR="005D56D8" w:rsidRPr="01DB676D">
        <w:rPr>
          <w:b/>
          <w:sz w:val="20"/>
          <w:szCs w:val="20"/>
        </w:rPr>
        <w:t>6</w:t>
      </w:r>
      <w:r w:rsidRPr="01DB676D">
        <w:rPr>
          <w:b/>
          <w:sz w:val="20"/>
          <w:szCs w:val="20"/>
        </w:rPr>
        <w:t>.</w:t>
      </w:r>
      <w:r w:rsidRPr="01DB676D">
        <w:rPr>
          <w:b/>
          <w:bCs/>
          <w:sz w:val="20"/>
          <w:szCs w:val="20"/>
        </w:rPr>
        <w:t>0</w:t>
      </w:r>
      <w:r w:rsidR="228C7725" w:rsidRPr="01DB676D">
        <w:rPr>
          <w:b/>
          <w:bCs/>
          <w:sz w:val="20"/>
          <w:szCs w:val="20"/>
        </w:rPr>
        <w:t>4</w:t>
      </w:r>
      <w:r w:rsidRPr="01DB676D">
        <w:rPr>
          <w:b/>
          <w:sz w:val="20"/>
          <w:szCs w:val="20"/>
        </w:rPr>
        <w:t>:</w:t>
      </w:r>
      <w:r w:rsidRPr="01DB676D">
        <w:rPr>
          <w:sz w:val="20"/>
          <w:szCs w:val="20"/>
        </w:rPr>
        <w:t xml:space="preserve"> </w:t>
      </w:r>
      <w:r w:rsidR="00FA4E34">
        <w:t>Track punch resolution costs against project margins</w:t>
      </w:r>
    </w:p>
    <w:p w14:paraId="03F91CA4" w14:textId="77777777" w:rsidR="00E9213A" w:rsidRDefault="00E9213A" w:rsidP="00E9213A"/>
    <w:p w14:paraId="61164165" w14:textId="575ADD1A" w:rsidR="00BA1A62" w:rsidRDefault="006E3E78" w:rsidP="00E9213A">
      <w:r w:rsidRPr="01DB676D">
        <w:rPr>
          <w:b/>
          <w:sz w:val="20"/>
          <w:szCs w:val="20"/>
        </w:rPr>
        <w:t>REQ-3.0</w:t>
      </w:r>
      <w:r w:rsidR="005D56D8" w:rsidRPr="01DB676D">
        <w:rPr>
          <w:b/>
          <w:sz w:val="20"/>
          <w:szCs w:val="20"/>
        </w:rPr>
        <w:t>6</w:t>
      </w:r>
      <w:r w:rsidRPr="01DB676D">
        <w:rPr>
          <w:b/>
          <w:sz w:val="20"/>
          <w:szCs w:val="20"/>
        </w:rPr>
        <w:t>.</w:t>
      </w:r>
      <w:r w:rsidRPr="01DB676D">
        <w:rPr>
          <w:b/>
          <w:bCs/>
          <w:sz w:val="20"/>
          <w:szCs w:val="20"/>
        </w:rPr>
        <w:t>0</w:t>
      </w:r>
      <w:r w:rsidR="1D531E14" w:rsidRPr="01DB676D">
        <w:rPr>
          <w:b/>
          <w:bCs/>
          <w:sz w:val="20"/>
          <w:szCs w:val="20"/>
        </w:rPr>
        <w:t>5</w:t>
      </w:r>
      <w:r w:rsidRPr="01DB676D">
        <w:rPr>
          <w:b/>
          <w:sz w:val="20"/>
          <w:szCs w:val="20"/>
        </w:rPr>
        <w:t>:</w:t>
      </w:r>
      <w:r w:rsidRPr="01DB676D">
        <w:rPr>
          <w:sz w:val="20"/>
          <w:szCs w:val="20"/>
        </w:rPr>
        <w:t xml:space="preserve"> </w:t>
      </w:r>
      <w:r w:rsidR="00FA4E34">
        <w:t>Punch records tied to punch resolution records for complete tracking</w:t>
      </w:r>
    </w:p>
    <w:p w14:paraId="6AD723BB" w14:textId="77777777" w:rsidR="00E9213A" w:rsidRDefault="00E9213A" w:rsidP="00E9213A"/>
    <w:p w14:paraId="2DD79DE1" w14:textId="77777777" w:rsidR="00BA1A62" w:rsidRPr="00E9213A" w:rsidRDefault="00FA4E34" w:rsidP="00E9213A">
      <w:pPr>
        <w:pStyle w:val="Heading3"/>
      </w:pPr>
      <w:bookmarkStart w:id="185" w:name="_Toc213923749"/>
      <w:r w:rsidRPr="00E9213A">
        <w:t>3.06.02 Current State Process</w:t>
      </w:r>
      <w:bookmarkEnd w:id="185"/>
    </w:p>
    <w:p w14:paraId="43D08094" w14:textId="77777777" w:rsidR="00BA1A62" w:rsidRPr="00DA7E25" w:rsidRDefault="00FA4E34" w:rsidP="00DA7E25">
      <w:pPr>
        <w:jc w:val="both"/>
      </w:pPr>
      <w:r w:rsidRPr="00DA7E25">
        <w:t xml:space="preserve">Current punch list management requires involving multiple teams to get punch orders entered. Replacement products arrive but there are often no open PO lines to </w:t>
      </w:r>
      <w:proofErr w:type="gramStart"/>
      <w:r w:rsidRPr="00DA7E25">
        <w:t>receive</w:t>
      </w:r>
      <w:proofErr w:type="gramEnd"/>
      <w:r w:rsidRPr="00DA7E25">
        <w:t xml:space="preserve"> against, requiring manual coordination.</w:t>
      </w:r>
    </w:p>
    <w:p w14:paraId="43936D39" w14:textId="77777777" w:rsidR="00E9213A" w:rsidRDefault="00E9213A" w:rsidP="00E9213A">
      <w:pPr>
        <w:pStyle w:val="ListParagraph"/>
        <w:ind w:left="720"/>
      </w:pPr>
    </w:p>
    <w:p w14:paraId="30E17E51" w14:textId="3A99DCAA" w:rsidR="00BA1A62" w:rsidRPr="00E9213A" w:rsidRDefault="00FA4E34" w:rsidP="00E9213A">
      <w:pPr>
        <w:pStyle w:val="Heading3"/>
      </w:pPr>
      <w:bookmarkStart w:id="186" w:name="_Toc213923750"/>
      <w:r w:rsidRPr="00E9213A">
        <w:t xml:space="preserve">3.06.03 </w:t>
      </w:r>
      <w:r w:rsidR="005F2F10" w:rsidRPr="00E9213A">
        <w:t>NetSuite Orion</w:t>
      </w:r>
      <w:r w:rsidRPr="00E9213A">
        <w:t xml:space="preserve"> Solution</w:t>
      </w:r>
      <w:bookmarkEnd w:id="186"/>
    </w:p>
    <w:p w14:paraId="55B7A704" w14:textId="7718A314" w:rsidR="00BA1A62" w:rsidRDefault="005F2F10">
      <w:pPr>
        <w:spacing w:after="200"/>
      </w:pPr>
      <w:r>
        <w:t>NetSuite Orion</w:t>
      </w:r>
      <w:r w:rsidR="00FA4E34">
        <w:t xml:space="preserve"> provides integrated punch list management with companion sales orders, approval workflows, and automatic linking to original projects for margin tracking.</w:t>
      </w:r>
    </w:p>
    <w:p w14:paraId="38F123D3" w14:textId="77777777" w:rsidR="005D56D8" w:rsidRDefault="005D56D8">
      <w:pPr>
        <w:spacing w:after="200"/>
      </w:pPr>
    </w:p>
    <w:p w14:paraId="018F2A23" w14:textId="77777777" w:rsidR="00BA1A62" w:rsidRPr="00E9213A" w:rsidRDefault="00FA4E34" w:rsidP="00E9213A">
      <w:pPr>
        <w:pStyle w:val="Heading3"/>
      </w:pPr>
      <w:bookmarkStart w:id="187" w:name="_Toc213923751"/>
      <w:r w:rsidRPr="00E9213A">
        <w:t>3.06.04 Future State Process</w:t>
      </w:r>
      <w:bookmarkEnd w:id="187"/>
    </w:p>
    <w:p w14:paraId="6C50207B" w14:textId="77777777" w:rsidR="00BA1A62" w:rsidRDefault="00FA4E34">
      <w:pPr>
        <w:spacing w:after="200"/>
      </w:pPr>
      <w:r>
        <w:t>Punch issues will be created in system with automatic companion sales order generation. Orders requiring approval above $250 will route through workflow. All punch costs will be tracked against original project margins.</w:t>
      </w:r>
    </w:p>
    <w:p w14:paraId="3FA54086" w14:textId="77777777" w:rsidR="008478F7" w:rsidRDefault="008478F7">
      <w:pPr>
        <w:spacing w:after="200"/>
      </w:pPr>
    </w:p>
    <w:p w14:paraId="58FB0F7C" w14:textId="6C31B2BB" w:rsidR="00BA1A62" w:rsidRDefault="00FA4E34">
      <w:pPr>
        <w:pStyle w:val="Heading3"/>
      </w:pPr>
      <w:bookmarkStart w:id="188" w:name="_Toc213923752"/>
      <w:r>
        <w:t xml:space="preserve">3.06.05 </w:t>
      </w:r>
      <w:r w:rsidR="00766B80">
        <w:t>Decision Matrix</w:t>
      </w:r>
      <w:bookmarkEnd w:id="188"/>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862"/>
        <w:gridCol w:w="1510"/>
        <w:gridCol w:w="4880"/>
        <w:gridCol w:w="1764"/>
      </w:tblGrid>
      <w:tr w:rsidR="00E036EF" w:rsidRPr="00192729" w14:paraId="18F4CBEA" w14:textId="77777777" w:rsidTr="5BD680D7">
        <w:trPr>
          <w:tblHeader/>
          <w:tblCellSpacing w:w="15" w:type="dxa"/>
        </w:trPr>
        <w:tc>
          <w:tcPr>
            <w:tcW w:w="0" w:type="auto"/>
            <w:vAlign w:val="center"/>
            <w:hideMark/>
          </w:tcPr>
          <w:p w14:paraId="541AC55B" w14:textId="77777777" w:rsidR="0093467E" w:rsidRPr="006D6896" w:rsidRDefault="0093467E" w:rsidP="007120B6">
            <w:pPr>
              <w:rPr>
                <w:b/>
                <w:bCs/>
              </w:rPr>
            </w:pPr>
            <w:r w:rsidRPr="006D6896">
              <w:rPr>
                <w:b/>
                <w:bCs/>
              </w:rPr>
              <w:t>Req #</w:t>
            </w:r>
          </w:p>
        </w:tc>
        <w:tc>
          <w:tcPr>
            <w:tcW w:w="0" w:type="auto"/>
            <w:vAlign w:val="center"/>
            <w:hideMark/>
          </w:tcPr>
          <w:p w14:paraId="2212298C" w14:textId="77777777" w:rsidR="0093467E" w:rsidRPr="00192729" w:rsidRDefault="0093467E" w:rsidP="007120B6">
            <w:pPr>
              <w:rPr>
                <w:b/>
                <w:bCs/>
              </w:rPr>
            </w:pPr>
            <w:r w:rsidRPr="00192729">
              <w:rPr>
                <w:b/>
                <w:bCs/>
              </w:rPr>
              <w:t>Requirement Name</w:t>
            </w:r>
          </w:p>
        </w:tc>
        <w:tc>
          <w:tcPr>
            <w:tcW w:w="0" w:type="auto"/>
            <w:vAlign w:val="center"/>
            <w:hideMark/>
          </w:tcPr>
          <w:p w14:paraId="2DD0B282" w14:textId="77777777" w:rsidR="0093467E" w:rsidRPr="00192729" w:rsidRDefault="0093467E" w:rsidP="007120B6">
            <w:pPr>
              <w:rPr>
                <w:b/>
                <w:bCs/>
              </w:rPr>
            </w:pPr>
            <w:r>
              <w:rPr>
                <w:b/>
                <w:bCs/>
              </w:rPr>
              <w:t>Info</w:t>
            </w:r>
          </w:p>
        </w:tc>
        <w:tc>
          <w:tcPr>
            <w:tcW w:w="0" w:type="auto"/>
            <w:vAlign w:val="center"/>
            <w:hideMark/>
          </w:tcPr>
          <w:p w14:paraId="3A5CE61D" w14:textId="77777777" w:rsidR="0093467E" w:rsidRPr="00192729" w:rsidRDefault="0093467E" w:rsidP="007120B6">
            <w:pPr>
              <w:rPr>
                <w:b/>
                <w:bCs/>
              </w:rPr>
            </w:pPr>
            <w:r w:rsidRPr="00192729">
              <w:rPr>
                <w:b/>
                <w:bCs/>
              </w:rPr>
              <w:t>Implementation Approach</w:t>
            </w:r>
          </w:p>
        </w:tc>
      </w:tr>
      <w:tr w:rsidR="00E036EF" w:rsidRPr="00192729" w14:paraId="676F45C4" w14:textId="77777777" w:rsidTr="5BD680D7">
        <w:trPr>
          <w:tblCellSpacing w:w="15" w:type="dxa"/>
        </w:trPr>
        <w:tc>
          <w:tcPr>
            <w:tcW w:w="0" w:type="auto"/>
            <w:vAlign w:val="center"/>
          </w:tcPr>
          <w:p w14:paraId="023FA0A2" w14:textId="4D6CE00F" w:rsidR="00E036EF" w:rsidRPr="00E036EF" w:rsidRDefault="00E036EF" w:rsidP="00E036EF">
            <w:pPr>
              <w:rPr>
                <w:b/>
                <w:bCs/>
              </w:rPr>
            </w:pPr>
            <w:r w:rsidRPr="00E036EF">
              <w:rPr>
                <w:rStyle w:val="font-bold"/>
                <w:b/>
                <w:bCs/>
                <w:bdr w:val="single" w:sz="2" w:space="0" w:color="E5E7EB" w:frame="1"/>
              </w:rPr>
              <w:t>REQ-3.06.01</w:t>
            </w:r>
          </w:p>
        </w:tc>
        <w:tc>
          <w:tcPr>
            <w:tcW w:w="0" w:type="auto"/>
            <w:vAlign w:val="center"/>
          </w:tcPr>
          <w:p w14:paraId="5E022B69" w14:textId="64DC844D" w:rsidR="00E036EF" w:rsidRPr="00E036EF" w:rsidRDefault="00E036EF" w:rsidP="00E036EF">
            <w:r w:rsidRPr="00E036EF">
              <w:rPr>
                <w:rStyle w:val="font-semibold"/>
                <w:color w:val="111827"/>
                <w:bdr w:val="single" w:sz="2" w:space="0" w:color="E5E7EB" w:frame="1"/>
              </w:rPr>
              <w:t>Companion sales order functionality</w:t>
            </w:r>
          </w:p>
        </w:tc>
        <w:tc>
          <w:tcPr>
            <w:tcW w:w="0" w:type="auto"/>
            <w:vAlign w:val="center"/>
          </w:tcPr>
          <w:p w14:paraId="14483CB5" w14:textId="7ACC6A8A" w:rsidR="00E036EF" w:rsidRPr="00E036EF" w:rsidRDefault="00E036EF" w:rsidP="00E036EF">
            <w:r w:rsidRPr="00E036EF">
              <w:rPr>
                <w:color w:val="374151"/>
              </w:rPr>
              <w:t>For punch orders tied to original projects. Create companion sales orders that automatically link to original project sales orders, maintaining relationship for tracking and margin analysis.</w:t>
            </w:r>
          </w:p>
        </w:tc>
        <w:tc>
          <w:tcPr>
            <w:tcW w:w="0" w:type="auto"/>
            <w:vAlign w:val="center"/>
          </w:tcPr>
          <w:p w14:paraId="324DA2E7" w14:textId="0F2037E8" w:rsidR="00E036EF" w:rsidRPr="00E036EF" w:rsidRDefault="00E036EF" w:rsidP="00E036EF">
            <w:r w:rsidRPr="00E036EF">
              <w:rPr>
                <w:rStyle w:val="font-semibold"/>
                <w:color w:val="111827"/>
                <w:bdr w:val="single" w:sz="2" w:space="0" w:color="E5E7EB" w:frame="1"/>
              </w:rPr>
              <w:t>Align</w:t>
            </w:r>
          </w:p>
        </w:tc>
      </w:tr>
      <w:tr w:rsidR="00E036EF" w:rsidRPr="00192729" w14:paraId="73674C93" w14:textId="77777777" w:rsidTr="5BD680D7">
        <w:trPr>
          <w:tblCellSpacing w:w="15" w:type="dxa"/>
        </w:trPr>
        <w:tc>
          <w:tcPr>
            <w:tcW w:w="0" w:type="auto"/>
            <w:vAlign w:val="center"/>
          </w:tcPr>
          <w:p w14:paraId="32D465D7" w14:textId="620D77DA" w:rsidR="00E036EF" w:rsidRPr="00E036EF" w:rsidRDefault="00E036EF" w:rsidP="00E036EF">
            <w:pPr>
              <w:rPr>
                <w:b/>
                <w:bCs/>
              </w:rPr>
            </w:pPr>
            <w:r w:rsidRPr="00E036EF">
              <w:rPr>
                <w:rStyle w:val="font-bold"/>
                <w:b/>
                <w:bCs/>
                <w:bdr w:val="single" w:sz="2" w:space="0" w:color="E5E7EB" w:frame="1"/>
              </w:rPr>
              <w:t>REQ-3.06.02</w:t>
            </w:r>
          </w:p>
        </w:tc>
        <w:tc>
          <w:tcPr>
            <w:tcW w:w="0" w:type="auto"/>
            <w:vAlign w:val="center"/>
          </w:tcPr>
          <w:p w14:paraId="1953C9B1" w14:textId="39BBC55B" w:rsidR="00E036EF" w:rsidRPr="00E036EF" w:rsidRDefault="00E036EF" w:rsidP="00E036EF">
            <w:r w:rsidRPr="00E036EF">
              <w:rPr>
                <w:rStyle w:val="font-semibold"/>
                <w:color w:val="111827"/>
                <w:bdr w:val="single" w:sz="2" w:space="0" w:color="E5E7EB" w:frame="1"/>
              </w:rPr>
              <w:t>Punch order approval workflow</w:t>
            </w:r>
          </w:p>
        </w:tc>
        <w:tc>
          <w:tcPr>
            <w:tcW w:w="0" w:type="auto"/>
            <w:vAlign w:val="center"/>
          </w:tcPr>
          <w:p w14:paraId="3E6D43F2" w14:textId="738F01C2" w:rsidR="00E036EF" w:rsidRPr="00E036EF" w:rsidRDefault="00E036EF" w:rsidP="00E036EF">
            <w:r w:rsidRPr="00E036EF">
              <w:rPr>
                <w:color w:val="374151"/>
              </w:rPr>
              <w:t>Punch order type with approval workflow ($250 limit). Orders under $250 process automatically, orders above $250 route through approval workflow for cost control. Incremental approval thresholds supported.</w:t>
            </w:r>
          </w:p>
        </w:tc>
        <w:tc>
          <w:tcPr>
            <w:tcW w:w="0" w:type="auto"/>
            <w:vAlign w:val="center"/>
          </w:tcPr>
          <w:p w14:paraId="00D4810C" w14:textId="6737ABE9" w:rsidR="00E036EF" w:rsidRPr="00E036EF" w:rsidRDefault="7DD688E9" w:rsidP="01DB676D">
            <w:pPr>
              <w:spacing w:line="259" w:lineRule="auto"/>
            </w:pPr>
            <w:r w:rsidRPr="01DB676D">
              <w:rPr>
                <w:rStyle w:val="font-semibold"/>
                <w:color w:val="111827"/>
              </w:rPr>
              <w:t>Accommodate</w:t>
            </w:r>
          </w:p>
        </w:tc>
      </w:tr>
      <w:tr w:rsidR="00E036EF" w:rsidRPr="00192729" w14:paraId="2C33E7DB" w14:textId="77777777" w:rsidTr="5BD680D7">
        <w:trPr>
          <w:tblCellSpacing w:w="15" w:type="dxa"/>
        </w:trPr>
        <w:tc>
          <w:tcPr>
            <w:tcW w:w="0" w:type="auto"/>
            <w:vAlign w:val="center"/>
          </w:tcPr>
          <w:p w14:paraId="5CF18B7A" w14:textId="4274422C" w:rsidR="00E036EF" w:rsidRPr="00E036EF" w:rsidRDefault="00E036EF" w:rsidP="00E036EF">
            <w:pPr>
              <w:rPr>
                <w:b/>
                <w:bCs/>
              </w:rPr>
            </w:pPr>
            <w:r w:rsidRPr="00E036EF">
              <w:rPr>
                <w:rStyle w:val="font-bold"/>
                <w:b/>
                <w:bCs/>
                <w:bdr w:val="single" w:sz="2" w:space="0" w:color="E5E7EB" w:frame="1"/>
              </w:rPr>
              <w:t>REQ-3.06.03</w:t>
            </w:r>
          </w:p>
        </w:tc>
        <w:tc>
          <w:tcPr>
            <w:tcW w:w="0" w:type="auto"/>
            <w:vAlign w:val="center"/>
          </w:tcPr>
          <w:p w14:paraId="3980B83D" w14:textId="011B7040" w:rsidR="00E036EF" w:rsidRPr="00E036EF" w:rsidRDefault="00E036EF" w:rsidP="00E036EF">
            <w:r w:rsidRPr="00E036EF">
              <w:rPr>
                <w:rStyle w:val="font-semibold"/>
                <w:color w:val="111827"/>
                <w:bdr w:val="single" w:sz="2" w:space="0" w:color="E5E7EB" w:frame="1"/>
              </w:rPr>
              <w:t>Replacement product identification</w:t>
            </w:r>
          </w:p>
        </w:tc>
        <w:tc>
          <w:tcPr>
            <w:tcW w:w="0" w:type="auto"/>
            <w:vAlign w:val="center"/>
          </w:tcPr>
          <w:p w14:paraId="1A28CBBD" w14:textId="4B4816AB" w:rsidR="00E036EF" w:rsidRPr="00E036EF" w:rsidRDefault="00E036EF" w:rsidP="00E036EF">
            <w:pPr>
              <w:rPr>
                <w:color w:val="374151"/>
              </w:rPr>
            </w:pPr>
            <w:r w:rsidRPr="00E036EF">
              <w:rPr>
                <w:color w:val="374151"/>
              </w:rPr>
              <w:t xml:space="preserve">Ability to quickly identify replacement products (90% have 'R' designation from Miller Knoll). System recognizes replacement product codes and </w:t>
            </w:r>
            <w:r w:rsidR="37EC926D" w:rsidRPr="01DB676D">
              <w:rPr>
                <w:color w:val="374151"/>
              </w:rPr>
              <w:t>corrective action order types</w:t>
            </w:r>
            <w:r w:rsidRPr="00E036EF">
              <w:rPr>
                <w:color w:val="374151"/>
              </w:rPr>
              <w:t>.</w:t>
            </w:r>
          </w:p>
        </w:tc>
        <w:tc>
          <w:tcPr>
            <w:tcW w:w="0" w:type="auto"/>
            <w:vAlign w:val="center"/>
          </w:tcPr>
          <w:p w14:paraId="2A1CC164" w14:textId="590D9EF6" w:rsidR="00E036EF" w:rsidRPr="00E036EF" w:rsidRDefault="712E170C" w:rsidP="01DB676D">
            <w:pPr>
              <w:spacing w:line="259" w:lineRule="auto"/>
            </w:pPr>
            <w:r w:rsidRPr="01DB676D">
              <w:rPr>
                <w:rStyle w:val="font-semibold"/>
                <w:color w:val="111827"/>
              </w:rPr>
              <w:t>Adapt</w:t>
            </w:r>
          </w:p>
        </w:tc>
      </w:tr>
      <w:tr w:rsidR="00E036EF" w:rsidRPr="00192729" w14:paraId="6DF030F0" w14:textId="77777777" w:rsidTr="5BD680D7">
        <w:trPr>
          <w:tblCellSpacing w:w="15" w:type="dxa"/>
        </w:trPr>
        <w:tc>
          <w:tcPr>
            <w:tcW w:w="0" w:type="auto"/>
            <w:vAlign w:val="center"/>
          </w:tcPr>
          <w:p w14:paraId="5E527DD2" w14:textId="4D72B62F" w:rsidR="00E036EF" w:rsidRPr="00E036EF" w:rsidRDefault="00E036EF" w:rsidP="00E036EF">
            <w:pPr>
              <w:rPr>
                <w:b/>
                <w:bCs/>
              </w:rPr>
            </w:pPr>
            <w:r w:rsidRPr="00E036EF">
              <w:rPr>
                <w:rStyle w:val="font-bold"/>
                <w:b/>
                <w:bCs/>
                <w:bdr w:val="single" w:sz="2" w:space="0" w:color="E5E7EB" w:frame="1"/>
              </w:rPr>
              <w:t>REQ-3.06.04</w:t>
            </w:r>
          </w:p>
        </w:tc>
        <w:tc>
          <w:tcPr>
            <w:tcW w:w="0" w:type="auto"/>
            <w:vAlign w:val="center"/>
          </w:tcPr>
          <w:p w14:paraId="1DB1C326" w14:textId="44C419FE" w:rsidR="00E036EF" w:rsidRPr="00E036EF" w:rsidRDefault="00E036EF" w:rsidP="00E036EF">
            <w:r w:rsidRPr="00E036EF">
              <w:rPr>
                <w:rStyle w:val="font-semibold"/>
                <w:color w:val="111827"/>
                <w:bdr w:val="single" w:sz="2" w:space="0" w:color="E5E7EB" w:frame="1"/>
              </w:rPr>
              <w:t>Link punch to original orders</w:t>
            </w:r>
          </w:p>
        </w:tc>
        <w:tc>
          <w:tcPr>
            <w:tcW w:w="0" w:type="auto"/>
            <w:vAlign w:val="center"/>
          </w:tcPr>
          <w:p w14:paraId="479844D2" w14:textId="3225F4D9" w:rsidR="00E036EF" w:rsidRPr="00E036EF" w:rsidRDefault="00E036EF" w:rsidP="00E036EF">
            <w:r w:rsidRPr="00E036EF">
              <w:rPr>
                <w:color w:val="374151"/>
              </w:rPr>
              <w:t>Link punch orders to original sales orders and projects. Maintain complete traceability from original order through punch identification, resolution order, and final cost tracking for audit and analysis.</w:t>
            </w:r>
          </w:p>
        </w:tc>
        <w:tc>
          <w:tcPr>
            <w:tcW w:w="0" w:type="auto"/>
            <w:vAlign w:val="center"/>
          </w:tcPr>
          <w:p w14:paraId="37951916" w14:textId="752EFEEC" w:rsidR="00E036EF" w:rsidRPr="00E036EF" w:rsidRDefault="00E036EF" w:rsidP="00E036EF">
            <w:r w:rsidRPr="00E036EF">
              <w:rPr>
                <w:rStyle w:val="font-semibold"/>
                <w:color w:val="111827"/>
                <w:bdr w:val="single" w:sz="2" w:space="0" w:color="E5E7EB" w:frame="1"/>
              </w:rPr>
              <w:t>Align</w:t>
            </w:r>
          </w:p>
        </w:tc>
      </w:tr>
      <w:tr w:rsidR="00E036EF" w:rsidRPr="00192729" w14:paraId="539AF907" w14:textId="77777777" w:rsidTr="5BD680D7">
        <w:trPr>
          <w:tblCellSpacing w:w="15" w:type="dxa"/>
        </w:trPr>
        <w:tc>
          <w:tcPr>
            <w:tcW w:w="0" w:type="auto"/>
            <w:vAlign w:val="center"/>
          </w:tcPr>
          <w:p w14:paraId="3292601F" w14:textId="26F698A0" w:rsidR="00E036EF" w:rsidRPr="00E036EF" w:rsidRDefault="00E036EF" w:rsidP="00E036EF">
            <w:pPr>
              <w:rPr>
                <w:b/>
                <w:bCs/>
              </w:rPr>
            </w:pPr>
            <w:r w:rsidRPr="00E036EF">
              <w:rPr>
                <w:rStyle w:val="font-bold"/>
                <w:b/>
                <w:bCs/>
                <w:bdr w:val="single" w:sz="2" w:space="0" w:color="E5E7EB" w:frame="1"/>
              </w:rPr>
              <w:t>REQ-3.06.05</w:t>
            </w:r>
          </w:p>
        </w:tc>
        <w:tc>
          <w:tcPr>
            <w:tcW w:w="0" w:type="auto"/>
            <w:vAlign w:val="center"/>
          </w:tcPr>
          <w:p w14:paraId="347E65B2" w14:textId="5D49F363" w:rsidR="00E036EF" w:rsidRPr="00E036EF" w:rsidRDefault="00E036EF" w:rsidP="00E036EF">
            <w:r w:rsidRPr="00E036EF">
              <w:rPr>
                <w:rStyle w:val="font-semibold"/>
                <w:color w:val="111827"/>
                <w:bdr w:val="single" w:sz="2" w:space="0" w:color="E5E7EB" w:frame="1"/>
              </w:rPr>
              <w:t>Punch cost margin tracking</w:t>
            </w:r>
          </w:p>
        </w:tc>
        <w:tc>
          <w:tcPr>
            <w:tcW w:w="0" w:type="auto"/>
            <w:vAlign w:val="center"/>
          </w:tcPr>
          <w:p w14:paraId="70102EBC" w14:textId="790AFED1" w:rsidR="00E036EF" w:rsidRPr="00E036EF" w:rsidRDefault="00E036EF" w:rsidP="00E036EF">
            <w:r w:rsidRPr="00E036EF">
              <w:rPr>
                <w:color w:val="374151"/>
              </w:rPr>
              <w:t>Track punch resolution costs against project margins. Punch costs automatically flow to original project margin calculations, showing true project profitability including all corrective actions and warranty work.</w:t>
            </w:r>
          </w:p>
        </w:tc>
        <w:tc>
          <w:tcPr>
            <w:tcW w:w="0" w:type="auto"/>
            <w:vAlign w:val="center"/>
          </w:tcPr>
          <w:p w14:paraId="37DDD0AB" w14:textId="35DEA0AC" w:rsidR="00E036EF" w:rsidRPr="00E036EF" w:rsidRDefault="00E036EF" w:rsidP="00E036EF">
            <w:r w:rsidRPr="00E036EF">
              <w:rPr>
                <w:rStyle w:val="font-semibold"/>
                <w:color w:val="111827"/>
                <w:bdr w:val="single" w:sz="2" w:space="0" w:color="E5E7EB" w:frame="1"/>
              </w:rPr>
              <w:t>Align</w:t>
            </w:r>
          </w:p>
        </w:tc>
      </w:tr>
      <w:tr w:rsidR="00E036EF" w:rsidRPr="00192729" w14:paraId="5E682EEE" w14:textId="77777777" w:rsidTr="5BD680D7">
        <w:trPr>
          <w:tblCellSpacing w:w="15" w:type="dxa"/>
        </w:trPr>
        <w:tc>
          <w:tcPr>
            <w:tcW w:w="0" w:type="auto"/>
            <w:vAlign w:val="center"/>
          </w:tcPr>
          <w:p w14:paraId="7B505143" w14:textId="38C6ACFE" w:rsidR="00E036EF" w:rsidRPr="00E036EF" w:rsidRDefault="00E036EF" w:rsidP="00E036EF">
            <w:pPr>
              <w:rPr>
                <w:rStyle w:val="font-bold"/>
                <w:b/>
                <w:bCs/>
                <w:bdr w:val="single" w:sz="2" w:space="0" w:color="E5E7EB" w:frame="1"/>
              </w:rPr>
            </w:pPr>
            <w:r w:rsidRPr="00E036EF">
              <w:rPr>
                <w:rStyle w:val="font-bold"/>
                <w:b/>
                <w:bCs/>
                <w:bdr w:val="single" w:sz="2" w:space="0" w:color="E5E7EB" w:frame="1"/>
              </w:rPr>
              <w:t>REQ-3.06.06</w:t>
            </w:r>
          </w:p>
        </w:tc>
        <w:tc>
          <w:tcPr>
            <w:tcW w:w="0" w:type="auto"/>
            <w:vAlign w:val="center"/>
          </w:tcPr>
          <w:p w14:paraId="534A81BB" w14:textId="38E76331" w:rsidR="00E036EF" w:rsidRPr="00E036EF" w:rsidRDefault="00E036EF" w:rsidP="00E036EF">
            <w:pPr>
              <w:rPr>
                <w:rStyle w:val="font-semibold"/>
                <w:color w:val="111827"/>
                <w:bdr w:val="single" w:sz="2" w:space="0" w:color="E5E7EB" w:frame="1"/>
              </w:rPr>
            </w:pPr>
            <w:r w:rsidRPr="00E036EF">
              <w:rPr>
                <w:rStyle w:val="font-semibold"/>
                <w:color w:val="111827"/>
                <w:bdr w:val="single" w:sz="2" w:space="0" w:color="E5E7EB" w:frame="1"/>
              </w:rPr>
              <w:t>Complete punch tracking</w:t>
            </w:r>
          </w:p>
        </w:tc>
        <w:tc>
          <w:tcPr>
            <w:tcW w:w="0" w:type="auto"/>
            <w:vAlign w:val="center"/>
          </w:tcPr>
          <w:p w14:paraId="4485C5D7" w14:textId="77777777" w:rsidR="00E036EF" w:rsidRDefault="00E036EF" w:rsidP="00E036EF">
            <w:pPr>
              <w:rPr>
                <w:color w:val="374151"/>
              </w:rPr>
            </w:pPr>
            <w:r w:rsidRPr="5BD680D7">
              <w:rPr>
                <w:color w:val="374151"/>
              </w:rPr>
              <w:t xml:space="preserve">Punch records </w:t>
            </w:r>
            <w:proofErr w:type="gramStart"/>
            <w:r w:rsidRPr="5BD680D7">
              <w:rPr>
                <w:color w:val="374151"/>
              </w:rPr>
              <w:t>tied</w:t>
            </w:r>
            <w:proofErr w:type="gramEnd"/>
            <w:r w:rsidRPr="5BD680D7">
              <w:rPr>
                <w:color w:val="374151"/>
              </w:rPr>
              <w:t xml:space="preserve"> to punch resolution records for complete tracking. Link punch issue records to resolution </w:t>
            </w:r>
            <w:commentRangeStart w:id="189"/>
            <w:commentRangeStart w:id="190"/>
            <w:commentRangeStart w:id="191"/>
            <w:commentRangeStart w:id="192"/>
            <w:r w:rsidRPr="5BD680D7">
              <w:rPr>
                <w:color w:val="374151"/>
              </w:rPr>
              <w:t>records</w:t>
            </w:r>
            <w:commentRangeEnd w:id="189"/>
            <w:r w:rsidRPr="5BD680D7">
              <w:rPr>
                <w:rStyle w:val="CommentReference"/>
                <w:color w:val="374151"/>
                <w:sz w:val="22"/>
                <w:szCs w:val="22"/>
              </w:rPr>
              <w:commentReference w:id="189"/>
            </w:r>
            <w:commentRangeEnd w:id="190"/>
            <w:r w:rsidRPr="5BD680D7">
              <w:rPr>
                <w:rStyle w:val="CommentReference"/>
                <w:color w:val="374151"/>
                <w:sz w:val="22"/>
                <w:szCs w:val="22"/>
              </w:rPr>
              <w:commentReference w:id="190"/>
            </w:r>
            <w:commentRangeEnd w:id="191"/>
            <w:r w:rsidRPr="5BD680D7">
              <w:rPr>
                <w:rStyle w:val="CommentReference"/>
                <w:color w:val="374151"/>
                <w:sz w:val="22"/>
                <w:szCs w:val="22"/>
              </w:rPr>
              <w:commentReference w:id="191"/>
            </w:r>
            <w:commentRangeEnd w:id="192"/>
            <w:r w:rsidRPr="5BD680D7">
              <w:rPr>
                <w:rStyle w:val="CommentReference"/>
                <w:color w:val="374151"/>
                <w:sz w:val="22"/>
                <w:szCs w:val="22"/>
              </w:rPr>
              <w:commentReference w:id="192"/>
            </w:r>
            <w:r w:rsidRPr="5BD680D7">
              <w:rPr>
                <w:color w:val="374151"/>
              </w:rPr>
              <w:t xml:space="preserve"> (replacement orders, service calls, etc.) creating complete history from problem identification through final resolution.</w:t>
            </w:r>
          </w:p>
          <w:p w14:paraId="38075323" w14:textId="77777777" w:rsidR="00165C94" w:rsidRDefault="00165C94" w:rsidP="00E036EF">
            <w:pPr>
              <w:rPr>
                <w:color w:val="374151"/>
              </w:rPr>
            </w:pPr>
          </w:p>
          <w:p w14:paraId="08C9F9E0" w14:textId="77777777" w:rsidR="00165C94" w:rsidRDefault="00165C94" w:rsidP="00165C94">
            <w:pPr>
              <w:rPr>
                <w:color w:val="374151"/>
              </w:rPr>
            </w:pPr>
            <w:r>
              <w:rPr>
                <w:color w:val="374151"/>
              </w:rPr>
              <w:t xml:space="preserve">A list will be created in Orion for </w:t>
            </w:r>
            <w:r w:rsidRPr="00165C94">
              <w:rPr>
                <w:color w:val="374151"/>
              </w:rPr>
              <w:t>Punch Issue Type</w:t>
            </w:r>
            <w:r>
              <w:rPr>
                <w:color w:val="374151"/>
              </w:rPr>
              <w:t xml:space="preserve">, </w:t>
            </w:r>
            <w:r w:rsidRPr="00165C94">
              <w:rPr>
                <w:color w:val="374151"/>
              </w:rPr>
              <w:t>Punch Reason</w:t>
            </w:r>
            <w:r>
              <w:rPr>
                <w:color w:val="374151"/>
              </w:rPr>
              <w:t xml:space="preserve">, and </w:t>
            </w:r>
            <w:r w:rsidRPr="00165C94">
              <w:rPr>
                <w:color w:val="374151"/>
              </w:rPr>
              <w:t>Punch Resolution</w:t>
            </w:r>
            <w:r>
              <w:rPr>
                <w:color w:val="374151"/>
              </w:rPr>
              <w:t>.</w:t>
            </w:r>
          </w:p>
          <w:p w14:paraId="2629D317" w14:textId="77777777" w:rsidR="00165C94" w:rsidRDefault="00165C94" w:rsidP="00165C94">
            <w:pPr>
              <w:rPr>
                <w:color w:val="374151"/>
              </w:rPr>
            </w:pPr>
          </w:p>
          <w:p w14:paraId="6C5FCFA7" w14:textId="6B42616C" w:rsidR="00165C94" w:rsidRPr="00E036EF" w:rsidRDefault="00165C94" w:rsidP="00165C94">
            <w:pPr>
              <w:rPr>
                <w:color w:val="374151"/>
              </w:rPr>
            </w:pPr>
            <w:r>
              <w:rPr>
                <w:color w:val="374151"/>
              </w:rPr>
              <w:t xml:space="preserve">Ticket </w:t>
            </w:r>
            <w:proofErr w:type="gramStart"/>
            <w:r>
              <w:rPr>
                <w:color w:val="374151"/>
              </w:rPr>
              <w:t>create</w:t>
            </w:r>
            <w:proofErr w:type="gramEnd"/>
            <w:r>
              <w:rPr>
                <w:color w:val="374151"/>
              </w:rPr>
              <w:t xml:space="preserve"> with Orion dev team</w:t>
            </w:r>
          </w:p>
        </w:tc>
        <w:tc>
          <w:tcPr>
            <w:tcW w:w="0" w:type="auto"/>
            <w:vAlign w:val="center"/>
          </w:tcPr>
          <w:p w14:paraId="32AE2903" w14:textId="4DD000E8" w:rsidR="00E036EF" w:rsidRPr="00E036EF" w:rsidRDefault="00E036EF" w:rsidP="00E036EF">
            <w:pPr>
              <w:rPr>
                <w:rStyle w:val="font-semibold"/>
                <w:color w:val="111827"/>
                <w:bdr w:val="single" w:sz="2" w:space="0" w:color="E5E7EB" w:frame="1"/>
              </w:rPr>
            </w:pPr>
            <w:r w:rsidRPr="00E036EF">
              <w:rPr>
                <w:rStyle w:val="font-semibold"/>
                <w:color w:val="111827"/>
                <w:bdr w:val="single" w:sz="2" w:space="0" w:color="E5E7EB" w:frame="1"/>
              </w:rPr>
              <w:t>Align</w:t>
            </w:r>
          </w:p>
        </w:tc>
      </w:tr>
    </w:tbl>
    <w:p w14:paraId="5B2906B2" w14:textId="77777777" w:rsidR="0093467E" w:rsidRDefault="0093467E">
      <w:pPr>
        <w:pStyle w:val="Heading3"/>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00" w:type="dxa"/>
          <w:left w:w="180" w:type="dxa"/>
          <w:bottom w:w="100" w:type="dxa"/>
          <w:right w:w="180" w:type="dxa"/>
        </w:tblCellMar>
        <w:tblLook w:val="04A0" w:firstRow="1" w:lastRow="0" w:firstColumn="1" w:lastColumn="0" w:noHBand="0" w:noVBand="1"/>
      </w:tblPr>
      <w:tblGrid>
        <w:gridCol w:w="4516"/>
        <w:gridCol w:w="4508"/>
      </w:tblGrid>
      <w:tr w:rsidR="00BA1A62" w14:paraId="7ED37CB5" w14:textId="77777777" w:rsidTr="003D178A">
        <w:trPr>
          <w:tblHeader/>
        </w:trPr>
        <w:tc>
          <w:tcPr>
            <w:tcW w:w="4516" w:type="dxa"/>
            <w:tcBorders>
              <w:top w:val="single" w:sz="1" w:space="0" w:color="000000"/>
              <w:left w:val="single" w:sz="1" w:space="0" w:color="000000"/>
              <w:bottom w:val="single" w:sz="1" w:space="0" w:color="000000"/>
              <w:right w:val="single" w:sz="1" w:space="0" w:color="000000"/>
            </w:tcBorders>
            <w:shd w:val="clear" w:color="auto" w:fill="4472C4"/>
          </w:tcPr>
          <w:p w14:paraId="328DF6B8" w14:textId="77777777" w:rsidR="00BA1A62" w:rsidRDefault="00FA4E34">
            <w:pPr>
              <w:jc w:val="center"/>
            </w:pPr>
            <w:r>
              <w:rPr>
                <w:b/>
                <w:bCs/>
                <w:i/>
                <w:iCs/>
                <w:color w:val="FFFFFF"/>
              </w:rPr>
              <w:t>Client Feedback</w:t>
            </w:r>
          </w:p>
        </w:tc>
        <w:tc>
          <w:tcPr>
            <w:tcW w:w="4508" w:type="dxa"/>
            <w:tcBorders>
              <w:top w:val="single" w:sz="1" w:space="0" w:color="000000"/>
              <w:left w:val="single" w:sz="1" w:space="0" w:color="000000"/>
              <w:bottom w:val="single" w:sz="1" w:space="0" w:color="000000"/>
              <w:right w:val="single" w:sz="1" w:space="0" w:color="000000"/>
            </w:tcBorders>
            <w:shd w:val="clear" w:color="auto" w:fill="4472C4"/>
          </w:tcPr>
          <w:p w14:paraId="0B3EAF30" w14:textId="77777777" w:rsidR="00BA1A62" w:rsidRDefault="00FA4E34">
            <w:pPr>
              <w:jc w:val="center"/>
            </w:pPr>
            <w:r>
              <w:rPr>
                <w:b/>
                <w:bCs/>
                <w:i/>
                <w:iCs/>
                <w:color w:val="FFFFFF"/>
              </w:rPr>
              <w:t>GSI Response</w:t>
            </w:r>
          </w:p>
        </w:tc>
      </w:tr>
      <w:tr w:rsidR="00BA1A62" w14:paraId="26F52FE4" w14:textId="77777777" w:rsidTr="003D178A">
        <w:tc>
          <w:tcPr>
            <w:tcW w:w="4516" w:type="dxa"/>
            <w:tcBorders>
              <w:top w:val="single" w:sz="1" w:space="0" w:color="000000"/>
              <w:left w:val="single" w:sz="1" w:space="0" w:color="000000"/>
              <w:bottom w:val="single" w:sz="1" w:space="0" w:color="000000"/>
              <w:right w:val="single" w:sz="1" w:space="0" w:color="000000"/>
            </w:tcBorders>
          </w:tcPr>
          <w:p w14:paraId="12641568" w14:textId="77777777" w:rsidR="00BA1A62" w:rsidRDefault="00FA4E34">
            <w:r>
              <w:t>&lt;Comment&gt;</w:t>
            </w:r>
          </w:p>
        </w:tc>
        <w:tc>
          <w:tcPr>
            <w:tcW w:w="4508" w:type="dxa"/>
            <w:tcBorders>
              <w:top w:val="single" w:sz="1" w:space="0" w:color="000000"/>
              <w:left w:val="single" w:sz="1" w:space="0" w:color="000000"/>
              <w:bottom w:val="single" w:sz="1" w:space="0" w:color="000000"/>
              <w:right w:val="single" w:sz="1" w:space="0" w:color="000000"/>
            </w:tcBorders>
          </w:tcPr>
          <w:p w14:paraId="2495EEC1" w14:textId="77777777" w:rsidR="00BA1A62" w:rsidRDefault="00BA1A62"/>
        </w:tc>
      </w:tr>
    </w:tbl>
    <w:p w14:paraId="02EE4663" w14:textId="77777777" w:rsidR="00B43498" w:rsidRDefault="00B43498">
      <w:pPr>
        <w:pStyle w:val="Heading2"/>
      </w:pPr>
    </w:p>
    <w:p w14:paraId="1E672B0F" w14:textId="6745FC55" w:rsidR="00BA1A62" w:rsidRPr="003D178A" w:rsidRDefault="00FA4E34" w:rsidP="003D178A">
      <w:pPr>
        <w:pStyle w:val="Heading2"/>
      </w:pPr>
      <w:bookmarkStart w:id="194" w:name="_Toc213923753"/>
      <w:r w:rsidRPr="003D178A">
        <w:t>3.07 Field Operations</w:t>
      </w:r>
      <w:bookmarkEnd w:id="194"/>
    </w:p>
    <w:p w14:paraId="76EB96B8" w14:textId="77777777" w:rsidR="00BA1A62" w:rsidRPr="003D178A" w:rsidRDefault="00FA4E34" w:rsidP="003D178A">
      <w:pPr>
        <w:pStyle w:val="Heading3"/>
      </w:pPr>
      <w:bookmarkStart w:id="195" w:name="_Toc213923754"/>
      <w:r w:rsidRPr="003D178A">
        <w:t>3.07.01 Your Business Requirements</w:t>
      </w:r>
      <w:bookmarkEnd w:id="195"/>
    </w:p>
    <w:p w14:paraId="4701FA7E" w14:textId="77777777" w:rsidR="00BA1A62" w:rsidRDefault="00FA4E34">
      <w:pPr>
        <w:spacing w:after="200"/>
      </w:pPr>
      <w:r>
        <w:t>Pivot Interiors requires integrated field service capabilities to replace PlanGrid and eliminate licensing costs. Key requirements include:</w:t>
      </w:r>
    </w:p>
    <w:p w14:paraId="31F3921C" w14:textId="7DE23F6F" w:rsidR="00BA1A62" w:rsidRDefault="008C4598" w:rsidP="003D178A">
      <w:r w:rsidRPr="003D178A">
        <w:rPr>
          <w:b/>
          <w:bCs/>
          <w:sz w:val="20"/>
        </w:rPr>
        <w:t>REQ-3.0</w:t>
      </w:r>
      <w:r w:rsidR="00B16144">
        <w:rPr>
          <w:b/>
          <w:bCs/>
          <w:sz w:val="20"/>
        </w:rPr>
        <w:t>7</w:t>
      </w:r>
      <w:r w:rsidRPr="003D178A">
        <w:rPr>
          <w:b/>
          <w:bCs/>
          <w:sz w:val="20"/>
        </w:rPr>
        <w:t>.01:</w:t>
      </w:r>
      <w:r w:rsidRPr="003D178A">
        <w:rPr>
          <w:sz w:val="20"/>
        </w:rPr>
        <w:t xml:space="preserve"> </w:t>
      </w:r>
      <w:r w:rsidR="00FA4E34">
        <w:t>Field service app with floor plan management capabilities</w:t>
      </w:r>
    </w:p>
    <w:p w14:paraId="34E5548C" w14:textId="77777777" w:rsidR="003D178A" w:rsidRDefault="003D178A" w:rsidP="003D178A"/>
    <w:p w14:paraId="5BF794C3" w14:textId="791EDBFD" w:rsidR="003D178A" w:rsidRDefault="008C4598" w:rsidP="003D178A">
      <w:r w:rsidRPr="01DB676D">
        <w:rPr>
          <w:b/>
          <w:sz w:val="20"/>
          <w:szCs w:val="20"/>
        </w:rPr>
        <w:t>REQ-3.0</w:t>
      </w:r>
      <w:r w:rsidR="00B16144" w:rsidRPr="01DB676D">
        <w:rPr>
          <w:b/>
          <w:sz w:val="20"/>
          <w:szCs w:val="20"/>
        </w:rPr>
        <w:t>7</w:t>
      </w:r>
      <w:r w:rsidRPr="01DB676D">
        <w:rPr>
          <w:b/>
          <w:sz w:val="20"/>
          <w:szCs w:val="20"/>
        </w:rPr>
        <w:t>.02:</w:t>
      </w:r>
      <w:r w:rsidRPr="01DB676D">
        <w:rPr>
          <w:sz w:val="20"/>
          <w:szCs w:val="20"/>
        </w:rPr>
        <w:t xml:space="preserve"> </w:t>
      </w:r>
      <w:r w:rsidR="00FA4E34">
        <w:t>Document and image pinning to floor plans</w:t>
      </w:r>
    </w:p>
    <w:p w14:paraId="5B333E8E" w14:textId="7E4B051B" w:rsidR="01DB676D" w:rsidRDefault="01DB676D"/>
    <w:p w14:paraId="6F3F7795" w14:textId="66AB80B4" w:rsidR="00BA1A62" w:rsidRDefault="008C4598" w:rsidP="003D178A">
      <w:r w:rsidRPr="003D178A">
        <w:rPr>
          <w:b/>
          <w:bCs/>
          <w:sz w:val="20"/>
        </w:rPr>
        <w:t>REQ-3.0</w:t>
      </w:r>
      <w:r w:rsidR="00B16144">
        <w:rPr>
          <w:b/>
          <w:bCs/>
          <w:sz w:val="20"/>
        </w:rPr>
        <w:t>7</w:t>
      </w:r>
      <w:r w:rsidRPr="003D178A">
        <w:rPr>
          <w:b/>
          <w:bCs/>
          <w:sz w:val="20"/>
        </w:rPr>
        <w:t>.03:</w:t>
      </w:r>
      <w:r w:rsidRPr="003D178A">
        <w:rPr>
          <w:sz w:val="20"/>
        </w:rPr>
        <w:t xml:space="preserve"> </w:t>
      </w:r>
      <w:r w:rsidR="00FA4E34">
        <w:t>Photo documentation for CYA purposes (site conditions, damage by others, progress)</w:t>
      </w:r>
    </w:p>
    <w:p w14:paraId="240468E4" w14:textId="77777777" w:rsidR="003D178A" w:rsidRDefault="003D178A" w:rsidP="003D178A"/>
    <w:p w14:paraId="70DB73D4" w14:textId="1C4BCD01" w:rsidR="00BA1A62" w:rsidRDefault="008C4598" w:rsidP="003D178A">
      <w:r w:rsidRPr="003D178A">
        <w:rPr>
          <w:b/>
          <w:bCs/>
          <w:sz w:val="20"/>
        </w:rPr>
        <w:t>REQ-3.0</w:t>
      </w:r>
      <w:r w:rsidR="00B16144">
        <w:rPr>
          <w:b/>
          <w:bCs/>
          <w:sz w:val="20"/>
        </w:rPr>
        <w:t>7</w:t>
      </w:r>
      <w:r w:rsidRPr="003D178A">
        <w:rPr>
          <w:b/>
          <w:bCs/>
          <w:sz w:val="20"/>
        </w:rPr>
        <w:t>.04:</w:t>
      </w:r>
      <w:r w:rsidRPr="003D178A">
        <w:rPr>
          <w:sz w:val="20"/>
        </w:rPr>
        <w:t xml:space="preserve"> </w:t>
      </w:r>
      <w:r w:rsidR="00FA4E34">
        <w:t>Offline capability for field teams</w:t>
      </w:r>
    </w:p>
    <w:p w14:paraId="129855C2" w14:textId="77777777" w:rsidR="003D178A" w:rsidRDefault="003D178A" w:rsidP="003D178A"/>
    <w:p w14:paraId="2DF79104" w14:textId="7A46789E" w:rsidR="00BA1A62" w:rsidRDefault="008C4598" w:rsidP="003D178A">
      <w:r w:rsidRPr="003D178A">
        <w:rPr>
          <w:b/>
          <w:bCs/>
          <w:sz w:val="20"/>
        </w:rPr>
        <w:t>REQ-3.0</w:t>
      </w:r>
      <w:r w:rsidR="00B16144">
        <w:rPr>
          <w:b/>
          <w:bCs/>
          <w:sz w:val="20"/>
        </w:rPr>
        <w:t>7</w:t>
      </w:r>
      <w:r w:rsidRPr="003D178A">
        <w:rPr>
          <w:b/>
          <w:bCs/>
          <w:sz w:val="20"/>
        </w:rPr>
        <w:t>.05:</w:t>
      </w:r>
      <w:r w:rsidRPr="003D178A">
        <w:rPr>
          <w:sz w:val="20"/>
        </w:rPr>
        <w:t xml:space="preserve"> </w:t>
      </w:r>
      <w:r w:rsidR="00FA4E34">
        <w:t>Signature capture and status reporting</w:t>
      </w:r>
    </w:p>
    <w:p w14:paraId="29030449" w14:textId="77777777" w:rsidR="003D178A" w:rsidRDefault="003D178A" w:rsidP="003D178A"/>
    <w:p w14:paraId="0D8309D1" w14:textId="75C99C74" w:rsidR="00BA1A62" w:rsidRDefault="008C4598" w:rsidP="003D178A">
      <w:pPr>
        <w:spacing w:after="200"/>
      </w:pPr>
      <w:r w:rsidRPr="003D178A">
        <w:rPr>
          <w:b/>
          <w:bCs/>
          <w:sz w:val="20"/>
        </w:rPr>
        <w:t>REQ-3.0</w:t>
      </w:r>
      <w:r w:rsidR="00B16144">
        <w:rPr>
          <w:b/>
          <w:bCs/>
          <w:sz w:val="20"/>
        </w:rPr>
        <w:t>7</w:t>
      </w:r>
      <w:r w:rsidRPr="003D178A">
        <w:rPr>
          <w:b/>
          <w:bCs/>
          <w:sz w:val="20"/>
        </w:rPr>
        <w:t>.06:</w:t>
      </w:r>
      <w:r w:rsidRPr="003D178A">
        <w:rPr>
          <w:sz w:val="20"/>
        </w:rPr>
        <w:t xml:space="preserve"> </w:t>
      </w:r>
      <w:r w:rsidR="00FA4E34">
        <w:t>Integration with main project system to eliminate duplication</w:t>
      </w:r>
    </w:p>
    <w:p w14:paraId="1F3BCF32" w14:textId="05214E16" w:rsidR="00010829" w:rsidRDefault="00010829" w:rsidP="003D178A">
      <w:pPr>
        <w:spacing w:after="200"/>
      </w:pPr>
      <w:commentRangeStart w:id="196"/>
      <w:commentRangeStart w:id="197"/>
      <w:commentRangeStart w:id="198"/>
      <w:commentRangeStart w:id="199"/>
      <w:commentRangeStart w:id="200"/>
      <w:commentRangeStart w:id="201"/>
      <w:r>
        <w:t xml:space="preserve">++ Ability to generate reports from Photos </w:t>
      </w:r>
      <w:r w:rsidR="00077811">
        <w:t xml:space="preserve">pinned on floor plans and from punch pinned on floor plans. Plangrid allows exporting to create PDF photo reports, PDF punch reports, and filtering (so you can create reports based on filters) – for example, we can </w:t>
      </w:r>
      <w:r w:rsidR="00B956AA">
        <w:t xml:space="preserve">add photo stamps and punch stamps in different </w:t>
      </w:r>
      <w:proofErr w:type="gramStart"/>
      <w:r w:rsidR="00B956AA">
        <w:t>colors, and</w:t>
      </w:r>
      <w:proofErr w:type="gramEnd"/>
      <w:r w:rsidR="00B956AA">
        <w:t xml:space="preserve"> then filter by those colors before exporting a report. </w:t>
      </w:r>
      <w:commentRangeEnd w:id="196"/>
      <w:r>
        <w:rPr>
          <w:rStyle w:val="CommentReference"/>
          <w:sz w:val="22"/>
          <w:szCs w:val="22"/>
        </w:rPr>
        <w:commentReference w:id="196"/>
      </w:r>
      <w:commentRangeEnd w:id="197"/>
      <w:r>
        <w:rPr>
          <w:rStyle w:val="CommentReference"/>
          <w:sz w:val="22"/>
          <w:szCs w:val="22"/>
        </w:rPr>
        <w:commentReference w:id="197"/>
      </w:r>
      <w:commentRangeEnd w:id="198"/>
      <w:r>
        <w:rPr>
          <w:rStyle w:val="CommentReference"/>
          <w:sz w:val="22"/>
          <w:szCs w:val="22"/>
        </w:rPr>
        <w:commentReference w:id="198"/>
      </w:r>
      <w:commentRangeEnd w:id="199"/>
      <w:r>
        <w:rPr>
          <w:rStyle w:val="CommentReference"/>
          <w:sz w:val="22"/>
          <w:szCs w:val="22"/>
        </w:rPr>
        <w:commentReference w:id="199"/>
      </w:r>
      <w:commentRangeEnd w:id="200"/>
      <w:r>
        <w:rPr>
          <w:rStyle w:val="CommentReference"/>
          <w:sz w:val="22"/>
          <w:szCs w:val="22"/>
        </w:rPr>
        <w:commentReference w:id="200"/>
      </w:r>
      <w:commentRangeEnd w:id="201"/>
      <w:r w:rsidR="00D842D3">
        <w:rPr>
          <w:rStyle w:val="CommentReference"/>
          <w:sz w:val="22"/>
          <w:szCs w:val="22"/>
        </w:rPr>
        <w:commentReference w:id="201"/>
      </w:r>
    </w:p>
    <w:p w14:paraId="640D2118" w14:textId="77777777" w:rsidR="003D178A" w:rsidRDefault="003D178A">
      <w:pPr>
        <w:pStyle w:val="Heading3"/>
      </w:pPr>
    </w:p>
    <w:p w14:paraId="771C55B6" w14:textId="73C83E5B" w:rsidR="00BA1A62" w:rsidRPr="003D178A" w:rsidRDefault="00FA4E34" w:rsidP="003D178A">
      <w:pPr>
        <w:pStyle w:val="Heading3"/>
      </w:pPr>
      <w:bookmarkStart w:id="203" w:name="_Toc213923755"/>
      <w:r w:rsidRPr="003D178A">
        <w:t>3.07.02 Current State Process</w:t>
      </w:r>
      <w:bookmarkEnd w:id="203"/>
    </w:p>
    <w:p w14:paraId="15112F91" w14:textId="77777777" w:rsidR="00BA1A62" w:rsidRDefault="00FA4E34">
      <w:pPr>
        <w:spacing w:after="200"/>
      </w:pPr>
      <w:r>
        <w:t>Currently using Autodesk Build/PlanGrid primarily for installation, closeout, and photo documentation. Pre-installation meetings include PM, installation manager, lead installer, and designer reviewing scope with floor plans in PlanGrid.</w:t>
      </w:r>
    </w:p>
    <w:p w14:paraId="1ADC5F69" w14:textId="77777777" w:rsidR="003D178A" w:rsidRDefault="003D178A">
      <w:pPr>
        <w:spacing w:after="200"/>
      </w:pPr>
    </w:p>
    <w:p w14:paraId="4F5A784F" w14:textId="1E9175B0" w:rsidR="00BA1A62" w:rsidRPr="003D178A" w:rsidRDefault="00FA4E34" w:rsidP="003D178A">
      <w:pPr>
        <w:pStyle w:val="Heading3"/>
      </w:pPr>
      <w:bookmarkStart w:id="204" w:name="_Toc213923756"/>
      <w:r w:rsidRPr="003D178A">
        <w:t xml:space="preserve">3.07.03 </w:t>
      </w:r>
      <w:r w:rsidR="005F2F10" w:rsidRPr="003D178A">
        <w:t>NetSuite Orion</w:t>
      </w:r>
      <w:r w:rsidRPr="003D178A">
        <w:t xml:space="preserve"> Solution</w:t>
      </w:r>
      <w:bookmarkEnd w:id="204"/>
    </w:p>
    <w:p w14:paraId="5CC65619" w14:textId="6FF340B9" w:rsidR="00BA1A62" w:rsidRDefault="005F2F10">
      <w:pPr>
        <w:spacing w:after="200"/>
      </w:pPr>
      <w:r>
        <w:t>Orion</w:t>
      </w:r>
      <w:r w:rsidR="00FA4E34">
        <w:t xml:space="preserve"> Field Service app provides floor plan management, document pinning, photo capture, offline capability, and integration with main system. This can replace PlanGrid functionality and eliminate separate licensing costs.</w:t>
      </w:r>
    </w:p>
    <w:p w14:paraId="14D4AD0F" w14:textId="77777777" w:rsidR="003D178A" w:rsidRDefault="003D178A">
      <w:pPr>
        <w:spacing w:after="200"/>
      </w:pPr>
    </w:p>
    <w:p w14:paraId="3FE1F066" w14:textId="77777777" w:rsidR="00BA1A62" w:rsidRPr="003D178A" w:rsidRDefault="00FA4E34" w:rsidP="003D178A">
      <w:pPr>
        <w:pStyle w:val="Heading3"/>
      </w:pPr>
      <w:bookmarkStart w:id="205" w:name="_Toc213923757"/>
      <w:r w:rsidRPr="003D178A">
        <w:t>3.07.04 Future State Process</w:t>
      </w:r>
      <w:bookmarkEnd w:id="205"/>
    </w:p>
    <w:p w14:paraId="59D0416F" w14:textId="41027E3C" w:rsidR="00BA1A62" w:rsidRDefault="00FA4E34">
      <w:pPr>
        <w:spacing w:after="200"/>
      </w:pPr>
      <w:r>
        <w:t xml:space="preserve">Field teams will use integrated </w:t>
      </w:r>
      <w:r w:rsidR="005F2F10">
        <w:t>Orion</w:t>
      </w:r>
      <w:r>
        <w:t xml:space="preserve"> Field Service app for floor plans, task management, and photo documentation. All information syncs automatically with main system. PlanGrid license can be eliminated after current contract expires (approximately 1.5-2 years from implementation).</w:t>
      </w:r>
    </w:p>
    <w:p w14:paraId="0688BB50" w14:textId="7F5A8728" w:rsidR="313B20BE" w:rsidRDefault="313B20BE" w:rsidP="313B20BE">
      <w:pPr>
        <w:pStyle w:val="Heading3"/>
      </w:pPr>
    </w:p>
    <w:p w14:paraId="256B2B00" w14:textId="5CE353FC" w:rsidR="00BA1A62" w:rsidRDefault="00FA4E34" w:rsidP="003D178A">
      <w:pPr>
        <w:pStyle w:val="Heading3"/>
      </w:pPr>
      <w:bookmarkStart w:id="206" w:name="_Toc213923758"/>
      <w:r w:rsidRPr="003D178A">
        <w:t xml:space="preserve">3.07.05 </w:t>
      </w:r>
      <w:r w:rsidR="00766B80" w:rsidRPr="003D178A">
        <w:t>Decision Matrix</w:t>
      </w:r>
      <w:bookmarkEnd w:id="206"/>
    </w:p>
    <w:p w14:paraId="77049F06" w14:textId="77777777" w:rsidR="00B16144" w:rsidRDefault="00B16144" w:rsidP="00B16144">
      <w:pPr>
        <w:pStyle w:val="Heading3"/>
      </w:pP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860"/>
        <w:gridCol w:w="1596"/>
        <w:gridCol w:w="4801"/>
        <w:gridCol w:w="1759"/>
      </w:tblGrid>
      <w:tr w:rsidR="00B16144" w:rsidRPr="00192729" w14:paraId="2289254A" w14:textId="77777777" w:rsidTr="007120B6">
        <w:trPr>
          <w:tblHeader/>
          <w:tblCellSpacing w:w="15" w:type="dxa"/>
        </w:trPr>
        <w:tc>
          <w:tcPr>
            <w:tcW w:w="0" w:type="auto"/>
            <w:vAlign w:val="center"/>
            <w:hideMark/>
          </w:tcPr>
          <w:p w14:paraId="0755B201" w14:textId="77777777" w:rsidR="00B16144" w:rsidRPr="006D6896" w:rsidRDefault="00B16144" w:rsidP="007120B6">
            <w:pPr>
              <w:rPr>
                <w:b/>
                <w:bCs/>
              </w:rPr>
            </w:pPr>
            <w:r w:rsidRPr="006D6896">
              <w:rPr>
                <w:b/>
                <w:bCs/>
              </w:rPr>
              <w:t>Req #</w:t>
            </w:r>
          </w:p>
        </w:tc>
        <w:tc>
          <w:tcPr>
            <w:tcW w:w="0" w:type="auto"/>
            <w:vAlign w:val="center"/>
            <w:hideMark/>
          </w:tcPr>
          <w:p w14:paraId="7D9A778C" w14:textId="77777777" w:rsidR="00B16144" w:rsidRPr="00192729" w:rsidRDefault="00B16144" w:rsidP="007120B6">
            <w:pPr>
              <w:rPr>
                <w:b/>
                <w:bCs/>
              </w:rPr>
            </w:pPr>
            <w:r w:rsidRPr="00192729">
              <w:rPr>
                <w:b/>
                <w:bCs/>
              </w:rPr>
              <w:t>Requirement Name</w:t>
            </w:r>
          </w:p>
        </w:tc>
        <w:tc>
          <w:tcPr>
            <w:tcW w:w="0" w:type="auto"/>
            <w:vAlign w:val="center"/>
            <w:hideMark/>
          </w:tcPr>
          <w:p w14:paraId="29E935FD" w14:textId="77777777" w:rsidR="00B16144" w:rsidRPr="00192729" w:rsidRDefault="00B16144" w:rsidP="007120B6">
            <w:pPr>
              <w:rPr>
                <w:b/>
                <w:bCs/>
              </w:rPr>
            </w:pPr>
            <w:r>
              <w:rPr>
                <w:b/>
                <w:bCs/>
              </w:rPr>
              <w:t>Info</w:t>
            </w:r>
          </w:p>
        </w:tc>
        <w:tc>
          <w:tcPr>
            <w:tcW w:w="0" w:type="auto"/>
            <w:vAlign w:val="center"/>
            <w:hideMark/>
          </w:tcPr>
          <w:p w14:paraId="72C8F5C3" w14:textId="77777777" w:rsidR="00B16144" w:rsidRPr="00192729" w:rsidRDefault="00B16144" w:rsidP="007120B6">
            <w:pPr>
              <w:rPr>
                <w:b/>
                <w:bCs/>
              </w:rPr>
            </w:pPr>
            <w:r w:rsidRPr="00192729">
              <w:rPr>
                <w:b/>
                <w:bCs/>
              </w:rPr>
              <w:t>Implementation Approach</w:t>
            </w:r>
          </w:p>
        </w:tc>
      </w:tr>
      <w:tr w:rsidR="001951CA" w:rsidRPr="00192729" w14:paraId="158E8724" w14:textId="77777777" w:rsidTr="007120B6">
        <w:trPr>
          <w:tblCellSpacing w:w="15" w:type="dxa"/>
        </w:trPr>
        <w:tc>
          <w:tcPr>
            <w:tcW w:w="0" w:type="auto"/>
            <w:vAlign w:val="center"/>
          </w:tcPr>
          <w:p w14:paraId="02684DA5" w14:textId="71B6C0FE" w:rsidR="001951CA" w:rsidRPr="001951CA" w:rsidRDefault="001951CA" w:rsidP="001951CA">
            <w:pPr>
              <w:rPr>
                <w:b/>
                <w:bCs/>
              </w:rPr>
            </w:pPr>
            <w:r w:rsidRPr="001951CA">
              <w:rPr>
                <w:rStyle w:val="font-bold"/>
                <w:b/>
                <w:bCs/>
                <w:bdr w:val="single" w:sz="2" w:space="0" w:color="E5E7EB" w:frame="1"/>
              </w:rPr>
              <w:t>REQ-3.07.01</w:t>
            </w:r>
          </w:p>
        </w:tc>
        <w:tc>
          <w:tcPr>
            <w:tcW w:w="0" w:type="auto"/>
            <w:vAlign w:val="center"/>
          </w:tcPr>
          <w:p w14:paraId="76776A89" w14:textId="4CA92F88" w:rsidR="001951CA" w:rsidRPr="001951CA" w:rsidRDefault="001951CA" w:rsidP="001951CA">
            <w:r w:rsidRPr="001951CA">
              <w:rPr>
                <w:rStyle w:val="font-semibold"/>
                <w:color w:val="111827"/>
                <w:bdr w:val="single" w:sz="2" w:space="0" w:color="E5E7EB" w:frame="1"/>
              </w:rPr>
              <w:t>Field service app with floor plans</w:t>
            </w:r>
          </w:p>
        </w:tc>
        <w:tc>
          <w:tcPr>
            <w:tcW w:w="0" w:type="auto"/>
            <w:vAlign w:val="center"/>
          </w:tcPr>
          <w:p w14:paraId="5E3F016E" w14:textId="11914F26" w:rsidR="001951CA" w:rsidRPr="001951CA" w:rsidRDefault="001951CA" w:rsidP="001951CA">
            <w:r w:rsidRPr="001951CA">
              <w:rPr>
                <w:color w:val="374151"/>
              </w:rPr>
              <w:t>Floor plan management capabilities. Mobile field service app that allows field teams to view and interact with floor plans during installation, closeout, and documentation activities. Replaces PlanGrid functionality.</w:t>
            </w:r>
          </w:p>
        </w:tc>
        <w:tc>
          <w:tcPr>
            <w:tcW w:w="0" w:type="auto"/>
            <w:vAlign w:val="center"/>
          </w:tcPr>
          <w:p w14:paraId="3226CCE0" w14:textId="0E961703" w:rsidR="001951CA" w:rsidRPr="001951CA" w:rsidRDefault="001951CA" w:rsidP="001951CA">
            <w:r w:rsidRPr="001951CA">
              <w:rPr>
                <w:rStyle w:val="font-semibold"/>
                <w:color w:val="111827"/>
                <w:bdr w:val="single" w:sz="2" w:space="0" w:color="E5E7EB" w:frame="1"/>
              </w:rPr>
              <w:t>Align</w:t>
            </w:r>
          </w:p>
        </w:tc>
      </w:tr>
      <w:tr w:rsidR="001951CA" w:rsidRPr="00192729" w14:paraId="13975B06" w14:textId="77777777" w:rsidTr="007120B6">
        <w:trPr>
          <w:tblCellSpacing w:w="15" w:type="dxa"/>
        </w:trPr>
        <w:tc>
          <w:tcPr>
            <w:tcW w:w="0" w:type="auto"/>
            <w:vAlign w:val="center"/>
          </w:tcPr>
          <w:p w14:paraId="17E33AC9" w14:textId="2EFD7607" w:rsidR="001951CA" w:rsidRPr="001951CA" w:rsidRDefault="001951CA" w:rsidP="001951CA">
            <w:pPr>
              <w:rPr>
                <w:b/>
                <w:bCs/>
              </w:rPr>
            </w:pPr>
            <w:r w:rsidRPr="001951CA">
              <w:rPr>
                <w:rStyle w:val="font-bold"/>
                <w:b/>
                <w:bCs/>
                <w:bdr w:val="single" w:sz="2" w:space="0" w:color="E5E7EB" w:frame="1"/>
              </w:rPr>
              <w:t>REQ-3.07.02</w:t>
            </w:r>
          </w:p>
        </w:tc>
        <w:tc>
          <w:tcPr>
            <w:tcW w:w="0" w:type="auto"/>
            <w:vAlign w:val="center"/>
          </w:tcPr>
          <w:p w14:paraId="0352E82C" w14:textId="4CA5BD43" w:rsidR="001951CA" w:rsidRPr="001951CA" w:rsidRDefault="001951CA" w:rsidP="001951CA">
            <w:r w:rsidRPr="001951CA">
              <w:rPr>
                <w:rStyle w:val="font-semibold"/>
                <w:color w:val="111827"/>
                <w:bdr w:val="single" w:sz="2" w:space="0" w:color="E5E7EB" w:frame="1"/>
              </w:rPr>
              <w:t>Document and image pinning</w:t>
            </w:r>
          </w:p>
        </w:tc>
        <w:tc>
          <w:tcPr>
            <w:tcW w:w="0" w:type="auto"/>
            <w:vAlign w:val="center"/>
          </w:tcPr>
          <w:p w14:paraId="1EA18779" w14:textId="0D5AA190" w:rsidR="001951CA" w:rsidRPr="001951CA" w:rsidRDefault="001951CA" w:rsidP="001951CA">
            <w:r w:rsidRPr="001951CA">
              <w:rPr>
                <w:color w:val="374151"/>
              </w:rPr>
              <w:t>To floor plans (lookbooks, clarifications, task instructions). Pin documents and images to specific locations on floor plans so installers can see product specifications, clarifications, and instructions for each building section or room.</w:t>
            </w:r>
          </w:p>
        </w:tc>
        <w:tc>
          <w:tcPr>
            <w:tcW w:w="0" w:type="auto"/>
            <w:vAlign w:val="center"/>
          </w:tcPr>
          <w:p w14:paraId="35D6FC3C" w14:textId="68F4CC34" w:rsidR="001951CA" w:rsidRPr="001951CA" w:rsidRDefault="001951CA" w:rsidP="001951CA">
            <w:r w:rsidRPr="001951CA">
              <w:rPr>
                <w:rStyle w:val="font-semibold"/>
                <w:color w:val="111827"/>
                <w:bdr w:val="single" w:sz="2" w:space="0" w:color="E5E7EB" w:frame="1"/>
              </w:rPr>
              <w:t>Align</w:t>
            </w:r>
          </w:p>
        </w:tc>
      </w:tr>
      <w:tr w:rsidR="001951CA" w:rsidRPr="00192729" w14:paraId="438BB889" w14:textId="77777777" w:rsidTr="007120B6">
        <w:trPr>
          <w:tblCellSpacing w:w="15" w:type="dxa"/>
        </w:trPr>
        <w:tc>
          <w:tcPr>
            <w:tcW w:w="0" w:type="auto"/>
            <w:vAlign w:val="center"/>
          </w:tcPr>
          <w:p w14:paraId="308BA4C3" w14:textId="124ADE41" w:rsidR="001951CA" w:rsidRPr="001951CA" w:rsidRDefault="001951CA" w:rsidP="001951CA">
            <w:pPr>
              <w:rPr>
                <w:b/>
                <w:bCs/>
              </w:rPr>
            </w:pPr>
            <w:r w:rsidRPr="001951CA">
              <w:rPr>
                <w:rStyle w:val="font-bold"/>
                <w:b/>
                <w:bCs/>
                <w:bdr w:val="single" w:sz="2" w:space="0" w:color="E5E7EB" w:frame="1"/>
              </w:rPr>
              <w:t>REQ-3.07.03</w:t>
            </w:r>
          </w:p>
        </w:tc>
        <w:tc>
          <w:tcPr>
            <w:tcW w:w="0" w:type="auto"/>
            <w:vAlign w:val="center"/>
          </w:tcPr>
          <w:p w14:paraId="783C8D6D" w14:textId="5D3D24A6" w:rsidR="001951CA" w:rsidRPr="001951CA" w:rsidRDefault="001951CA" w:rsidP="001951CA">
            <w:r w:rsidRPr="001951CA">
              <w:rPr>
                <w:rStyle w:val="font-semibold"/>
                <w:color w:val="111827"/>
                <w:bdr w:val="single" w:sz="2" w:space="0" w:color="E5E7EB" w:frame="1"/>
              </w:rPr>
              <w:t>Photo documentation for CYA</w:t>
            </w:r>
          </w:p>
        </w:tc>
        <w:tc>
          <w:tcPr>
            <w:tcW w:w="0" w:type="auto"/>
            <w:vAlign w:val="center"/>
          </w:tcPr>
          <w:p w14:paraId="79FE947B" w14:textId="77777777" w:rsidR="001951CA" w:rsidRDefault="001951CA" w:rsidP="001951CA">
            <w:pPr>
              <w:rPr>
                <w:color w:val="374151"/>
              </w:rPr>
            </w:pPr>
            <w:commentRangeStart w:id="207"/>
            <w:commentRangeStart w:id="208"/>
            <w:commentRangeStart w:id="209"/>
            <w:r w:rsidRPr="001951CA">
              <w:rPr>
                <w:color w:val="374151"/>
              </w:rPr>
              <w:t xml:space="preserve">For </w:t>
            </w:r>
            <w:r w:rsidR="00020D2A">
              <w:rPr>
                <w:color w:val="374151"/>
              </w:rPr>
              <w:t>audit purposes</w:t>
            </w:r>
            <w:r w:rsidRPr="001951CA">
              <w:rPr>
                <w:color w:val="374151"/>
              </w:rPr>
              <w:t xml:space="preserve"> (site conditions, damage by others, progress). Capture and store photos documenting pre-installation site conditions, damage caused by other trades, and installation progress for liability protection and project documentation.</w:t>
            </w:r>
            <w:commentRangeEnd w:id="207"/>
            <w:r w:rsidR="00420EF0">
              <w:rPr>
                <w:rStyle w:val="CommentReference"/>
                <w:color w:val="374151"/>
                <w:sz w:val="22"/>
                <w:szCs w:val="22"/>
              </w:rPr>
              <w:commentReference w:id="207"/>
            </w:r>
            <w:commentRangeEnd w:id="208"/>
            <w:r>
              <w:rPr>
                <w:rStyle w:val="CommentReference"/>
                <w:color w:val="374151"/>
                <w:sz w:val="22"/>
                <w:szCs w:val="22"/>
              </w:rPr>
              <w:commentReference w:id="208"/>
            </w:r>
            <w:commentRangeEnd w:id="209"/>
            <w:r>
              <w:rPr>
                <w:rStyle w:val="CommentReference"/>
                <w:color w:val="374151"/>
                <w:sz w:val="22"/>
                <w:szCs w:val="22"/>
              </w:rPr>
              <w:commentReference w:id="209"/>
            </w:r>
          </w:p>
          <w:p w14:paraId="49B1ED97" w14:textId="77777777" w:rsidR="00020D2A" w:rsidRDefault="00020D2A" w:rsidP="001951CA"/>
          <w:p w14:paraId="460A7E77" w14:textId="060D327D" w:rsidR="00020D2A" w:rsidRPr="001951CA" w:rsidRDefault="00020D2A" w:rsidP="001951CA">
            <w:r>
              <w:t>Custom report to be created</w:t>
            </w:r>
          </w:p>
        </w:tc>
        <w:tc>
          <w:tcPr>
            <w:tcW w:w="0" w:type="auto"/>
            <w:vAlign w:val="center"/>
          </w:tcPr>
          <w:p w14:paraId="1BA27C6A" w14:textId="49C98724" w:rsidR="001951CA" w:rsidRPr="001951CA" w:rsidRDefault="001951CA" w:rsidP="001951CA">
            <w:r w:rsidRPr="001951CA">
              <w:rPr>
                <w:rStyle w:val="font-semibold"/>
                <w:color w:val="111827"/>
                <w:bdr w:val="single" w:sz="2" w:space="0" w:color="E5E7EB" w:frame="1"/>
              </w:rPr>
              <w:t>Align</w:t>
            </w:r>
          </w:p>
        </w:tc>
      </w:tr>
      <w:tr w:rsidR="001951CA" w:rsidRPr="00192729" w14:paraId="261AA624" w14:textId="77777777" w:rsidTr="007120B6">
        <w:trPr>
          <w:tblCellSpacing w:w="15" w:type="dxa"/>
        </w:trPr>
        <w:tc>
          <w:tcPr>
            <w:tcW w:w="0" w:type="auto"/>
            <w:vAlign w:val="center"/>
          </w:tcPr>
          <w:p w14:paraId="62334B4A" w14:textId="53525BC0" w:rsidR="001951CA" w:rsidRPr="001951CA" w:rsidRDefault="001951CA" w:rsidP="001951CA">
            <w:pPr>
              <w:rPr>
                <w:b/>
                <w:bCs/>
              </w:rPr>
            </w:pPr>
            <w:r w:rsidRPr="001951CA">
              <w:rPr>
                <w:rStyle w:val="font-bold"/>
                <w:b/>
                <w:bCs/>
                <w:bdr w:val="single" w:sz="2" w:space="0" w:color="E5E7EB" w:frame="1"/>
              </w:rPr>
              <w:t>REQ-3.07.04</w:t>
            </w:r>
          </w:p>
        </w:tc>
        <w:tc>
          <w:tcPr>
            <w:tcW w:w="0" w:type="auto"/>
            <w:vAlign w:val="center"/>
          </w:tcPr>
          <w:p w14:paraId="64DC48D2" w14:textId="1996AF44" w:rsidR="001951CA" w:rsidRPr="001951CA" w:rsidRDefault="001951CA" w:rsidP="001951CA">
            <w:r w:rsidRPr="001951CA">
              <w:rPr>
                <w:rStyle w:val="font-semibold"/>
                <w:color w:val="111827"/>
                <w:bdr w:val="single" w:sz="2" w:space="0" w:color="E5E7EB" w:frame="1"/>
              </w:rPr>
              <w:t>Offline capability</w:t>
            </w:r>
          </w:p>
        </w:tc>
        <w:tc>
          <w:tcPr>
            <w:tcW w:w="0" w:type="auto"/>
            <w:vAlign w:val="center"/>
          </w:tcPr>
          <w:p w14:paraId="71E2928D" w14:textId="44CE875D" w:rsidR="001951CA" w:rsidRPr="001951CA" w:rsidRDefault="001951CA" w:rsidP="001951CA">
            <w:r w:rsidRPr="001951CA">
              <w:rPr>
                <w:color w:val="374151"/>
              </w:rPr>
              <w:t>For field teams. Field teams can access floor plans, documents, and task information even without internet connectivity. Photos and updates sync automatically when connection is restored.</w:t>
            </w:r>
          </w:p>
        </w:tc>
        <w:tc>
          <w:tcPr>
            <w:tcW w:w="0" w:type="auto"/>
            <w:vAlign w:val="center"/>
          </w:tcPr>
          <w:p w14:paraId="1C1D2B81" w14:textId="422BD573" w:rsidR="001951CA" w:rsidRPr="001951CA" w:rsidRDefault="001951CA" w:rsidP="001951CA">
            <w:r w:rsidRPr="001951CA">
              <w:rPr>
                <w:rStyle w:val="font-semibold"/>
                <w:color w:val="111827"/>
                <w:bdr w:val="single" w:sz="2" w:space="0" w:color="E5E7EB" w:frame="1"/>
              </w:rPr>
              <w:t>Align</w:t>
            </w:r>
          </w:p>
        </w:tc>
      </w:tr>
      <w:tr w:rsidR="001951CA" w:rsidRPr="00192729" w14:paraId="04AA960C" w14:textId="77777777" w:rsidTr="007120B6">
        <w:trPr>
          <w:tblCellSpacing w:w="15" w:type="dxa"/>
        </w:trPr>
        <w:tc>
          <w:tcPr>
            <w:tcW w:w="0" w:type="auto"/>
            <w:vAlign w:val="center"/>
          </w:tcPr>
          <w:p w14:paraId="67648858" w14:textId="26A86E60" w:rsidR="001951CA" w:rsidRPr="001951CA" w:rsidRDefault="001951CA" w:rsidP="001951CA">
            <w:pPr>
              <w:rPr>
                <w:b/>
                <w:bCs/>
              </w:rPr>
            </w:pPr>
            <w:r w:rsidRPr="001951CA">
              <w:rPr>
                <w:rStyle w:val="font-bold"/>
                <w:b/>
                <w:bCs/>
                <w:bdr w:val="single" w:sz="2" w:space="0" w:color="E5E7EB" w:frame="1"/>
              </w:rPr>
              <w:t>REQ-3.07.05</w:t>
            </w:r>
          </w:p>
        </w:tc>
        <w:tc>
          <w:tcPr>
            <w:tcW w:w="0" w:type="auto"/>
            <w:vAlign w:val="center"/>
          </w:tcPr>
          <w:p w14:paraId="16CF8CEF" w14:textId="269F2B4C" w:rsidR="001951CA" w:rsidRPr="001951CA" w:rsidRDefault="001951CA" w:rsidP="001951CA">
            <w:r w:rsidRPr="001951CA">
              <w:rPr>
                <w:rStyle w:val="font-semibold"/>
                <w:color w:val="111827"/>
                <w:bdr w:val="single" w:sz="2" w:space="0" w:color="E5E7EB" w:frame="1"/>
              </w:rPr>
              <w:t>Signature capture and status</w:t>
            </w:r>
          </w:p>
        </w:tc>
        <w:tc>
          <w:tcPr>
            <w:tcW w:w="0" w:type="auto"/>
            <w:vAlign w:val="center"/>
          </w:tcPr>
          <w:p w14:paraId="335E750E" w14:textId="434CD4F5" w:rsidR="001951CA" w:rsidRPr="001951CA" w:rsidRDefault="001951CA" w:rsidP="001951CA">
            <w:r w:rsidRPr="001951CA">
              <w:rPr>
                <w:color w:val="374151"/>
              </w:rPr>
              <w:t>Signature capture and status reporting. Capture client signatures for work completion, delivery acceptance, and change orders. Update work order status in real-time from the field.</w:t>
            </w:r>
          </w:p>
        </w:tc>
        <w:tc>
          <w:tcPr>
            <w:tcW w:w="0" w:type="auto"/>
            <w:vAlign w:val="center"/>
          </w:tcPr>
          <w:p w14:paraId="49BD77D2" w14:textId="75928661" w:rsidR="001951CA" w:rsidRPr="001951CA" w:rsidRDefault="001951CA" w:rsidP="001951CA">
            <w:r w:rsidRPr="001951CA">
              <w:rPr>
                <w:rStyle w:val="font-semibold"/>
                <w:color w:val="111827"/>
                <w:bdr w:val="single" w:sz="2" w:space="0" w:color="E5E7EB" w:frame="1"/>
              </w:rPr>
              <w:t>Align</w:t>
            </w:r>
          </w:p>
        </w:tc>
      </w:tr>
      <w:tr w:rsidR="001951CA" w:rsidRPr="00192729" w14:paraId="63DBF26C" w14:textId="77777777" w:rsidTr="007120B6">
        <w:trPr>
          <w:tblCellSpacing w:w="15" w:type="dxa"/>
        </w:trPr>
        <w:tc>
          <w:tcPr>
            <w:tcW w:w="0" w:type="auto"/>
            <w:vAlign w:val="center"/>
          </w:tcPr>
          <w:p w14:paraId="1F4B0D46" w14:textId="113A2D1B" w:rsidR="001951CA" w:rsidRPr="001951CA" w:rsidRDefault="001951CA" w:rsidP="001951CA">
            <w:pPr>
              <w:rPr>
                <w:rStyle w:val="font-bold"/>
                <w:b/>
                <w:bCs/>
                <w:bdr w:val="single" w:sz="2" w:space="0" w:color="E5E7EB" w:frame="1"/>
              </w:rPr>
            </w:pPr>
            <w:r w:rsidRPr="001951CA">
              <w:rPr>
                <w:rStyle w:val="font-bold"/>
                <w:b/>
                <w:bCs/>
                <w:bdr w:val="single" w:sz="2" w:space="0" w:color="E5E7EB" w:frame="1"/>
              </w:rPr>
              <w:t>REQ-3.07.06</w:t>
            </w:r>
          </w:p>
        </w:tc>
        <w:tc>
          <w:tcPr>
            <w:tcW w:w="0" w:type="auto"/>
            <w:vAlign w:val="center"/>
          </w:tcPr>
          <w:p w14:paraId="1D48F1C6" w14:textId="7FE10DA4" w:rsidR="001951CA" w:rsidRPr="001951CA" w:rsidRDefault="001951CA" w:rsidP="001951CA">
            <w:pPr>
              <w:rPr>
                <w:rStyle w:val="font-semibold"/>
                <w:color w:val="111827"/>
                <w:bdr w:val="single" w:sz="2" w:space="0" w:color="E5E7EB" w:frame="1"/>
              </w:rPr>
            </w:pPr>
            <w:r w:rsidRPr="001951CA">
              <w:rPr>
                <w:rStyle w:val="font-semibold"/>
                <w:color w:val="111827"/>
                <w:bdr w:val="single" w:sz="2" w:space="0" w:color="E5E7EB" w:frame="1"/>
              </w:rPr>
              <w:t>Integration with main system</w:t>
            </w:r>
          </w:p>
        </w:tc>
        <w:tc>
          <w:tcPr>
            <w:tcW w:w="0" w:type="auto"/>
            <w:vAlign w:val="center"/>
          </w:tcPr>
          <w:p w14:paraId="12700D61" w14:textId="77D54C8D" w:rsidR="001951CA" w:rsidRPr="001951CA" w:rsidRDefault="001951CA" w:rsidP="001951CA">
            <w:pPr>
              <w:rPr>
                <w:color w:val="374151"/>
              </w:rPr>
            </w:pPr>
            <w:r w:rsidRPr="001951CA">
              <w:rPr>
                <w:color w:val="374151"/>
              </w:rPr>
              <w:t>Integration with main project system to eliminate duplication. Seamless integration between field service app and main NetSuite system ensures information entered once is available everywhere, eliminating duplicate data entry and file management.</w:t>
            </w:r>
          </w:p>
        </w:tc>
        <w:tc>
          <w:tcPr>
            <w:tcW w:w="0" w:type="auto"/>
            <w:vAlign w:val="center"/>
          </w:tcPr>
          <w:p w14:paraId="6FBDEA8C" w14:textId="4CE6C6B7" w:rsidR="001951CA" w:rsidRPr="001951CA" w:rsidRDefault="001951CA" w:rsidP="001951CA">
            <w:pPr>
              <w:rPr>
                <w:rStyle w:val="font-semibold"/>
                <w:color w:val="111827"/>
                <w:bdr w:val="single" w:sz="2" w:space="0" w:color="E5E7EB" w:frame="1"/>
              </w:rPr>
            </w:pPr>
            <w:r w:rsidRPr="001951CA">
              <w:rPr>
                <w:rStyle w:val="font-semibold"/>
                <w:color w:val="111827"/>
                <w:bdr w:val="single" w:sz="2" w:space="0" w:color="E5E7EB" w:frame="1"/>
              </w:rPr>
              <w:t>Align</w:t>
            </w:r>
          </w:p>
        </w:tc>
      </w:tr>
    </w:tbl>
    <w:p w14:paraId="07EFF2ED" w14:textId="77777777" w:rsidR="00B16144" w:rsidRDefault="00B16144" w:rsidP="00B16144">
      <w:pPr>
        <w:pStyle w:val="Heading3"/>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00" w:type="dxa"/>
          <w:left w:w="180" w:type="dxa"/>
          <w:bottom w:w="100" w:type="dxa"/>
          <w:right w:w="180" w:type="dxa"/>
        </w:tblCellMar>
        <w:tblLook w:val="04A0" w:firstRow="1" w:lastRow="0" w:firstColumn="1" w:lastColumn="0" w:noHBand="0" w:noVBand="1"/>
      </w:tblPr>
      <w:tblGrid>
        <w:gridCol w:w="4516"/>
        <w:gridCol w:w="4508"/>
      </w:tblGrid>
      <w:tr w:rsidR="00BA1A62" w14:paraId="037E19AF" w14:textId="77777777" w:rsidTr="003D178A">
        <w:trPr>
          <w:tblHeader/>
        </w:trPr>
        <w:tc>
          <w:tcPr>
            <w:tcW w:w="4516" w:type="dxa"/>
            <w:tcBorders>
              <w:top w:val="single" w:sz="1" w:space="0" w:color="000000"/>
              <w:left w:val="single" w:sz="1" w:space="0" w:color="000000"/>
              <w:bottom w:val="single" w:sz="1" w:space="0" w:color="000000"/>
              <w:right w:val="single" w:sz="1" w:space="0" w:color="000000"/>
            </w:tcBorders>
            <w:shd w:val="clear" w:color="auto" w:fill="4472C4"/>
          </w:tcPr>
          <w:p w14:paraId="1B5D5327" w14:textId="77777777" w:rsidR="00BA1A62" w:rsidRDefault="00FA4E34">
            <w:pPr>
              <w:jc w:val="center"/>
            </w:pPr>
            <w:r>
              <w:rPr>
                <w:b/>
                <w:bCs/>
                <w:i/>
                <w:iCs/>
                <w:color w:val="FFFFFF"/>
              </w:rPr>
              <w:t>Client Feedback</w:t>
            </w:r>
          </w:p>
        </w:tc>
        <w:tc>
          <w:tcPr>
            <w:tcW w:w="4508" w:type="dxa"/>
            <w:tcBorders>
              <w:top w:val="single" w:sz="1" w:space="0" w:color="000000"/>
              <w:left w:val="single" w:sz="1" w:space="0" w:color="000000"/>
              <w:bottom w:val="single" w:sz="1" w:space="0" w:color="000000"/>
              <w:right w:val="single" w:sz="1" w:space="0" w:color="000000"/>
            </w:tcBorders>
            <w:shd w:val="clear" w:color="auto" w:fill="4472C4"/>
          </w:tcPr>
          <w:p w14:paraId="664BC2D4" w14:textId="77777777" w:rsidR="00BA1A62" w:rsidRDefault="00FA4E34">
            <w:pPr>
              <w:jc w:val="center"/>
            </w:pPr>
            <w:r>
              <w:rPr>
                <w:b/>
                <w:bCs/>
                <w:i/>
                <w:iCs/>
                <w:color w:val="FFFFFF"/>
              </w:rPr>
              <w:t>GSI Response</w:t>
            </w:r>
          </w:p>
        </w:tc>
      </w:tr>
      <w:tr w:rsidR="00BA1A62" w14:paraId="4FD7421B" w14:textId="77777777" w:rsidTr="003D178A">
        <w:tc>
          <w:tcPr>
            <w:tcW w:w="4516" w:type="dxa"/>
            <w:tcBorders>
              <w:top w:val="single" w:sz="1" w:space="0" w:color="000000"/>
              <w:left w:val="single" w:sz="1" w:space="0" w:color="000000"/>
              <w:bottom w:val="single" w:sz="1" w:space="0" w:color="000000"/>
              <w:right w:val="single" w:sz="1" w:space="0" w:color="000000"/>
            </w:tcBorders>
          </w:tcPr>
          <w:p w14:paraId="17ABF9D0" w14:textId="77777777" w:rsidR="00BA1A62" w:rsidRDefault="00FA4E34">
            <w:r>
              <w:t>&lt;Comment&gt;</w:t>
            </w:r>
          </w:p>
        </w:tc>
        <w:tc>
          <w:tcPr>
            <w:tcW w:w="4508" w:type="dxa"/>
            <w:tcBorders>
              <w:top w:val="single" w:sz="1" w:space="0" w:color="000000"/>
              <w:left w:val="single" w:sz="1" w:space="0" w:color="000000"/>
              <w:bottom w:val="single" w:sz="1" w:space="0" w:color="000000"/>
              <w:right w:val="single" w:sz="1" w:space="0" w:color="000000"/>
            </w:tcBorders>
          </w:tcPr>
          <w:p w14:paraId="3B9B4C9F" w14:textId="77777777" w:rsidR="00BA1A62" w:rsidRDefault="00BA1A62"/>
        </w:tc>
      </w:tr>
    </w:tbl>
    <w:p w14:paraId="540B8BDF" w14:textId="77777777" w:rsidR="008773B6" w:rsidRDefault="008773B6">
      <w:pPr>
        <w:pStyle w:val="Heading2"/>
      </w:pPr>
    </w:p>
    <w:p w14:paraId="5D3CFCEC" w14:textId="77777777" w:rsidR="00FC334A" w:rsidRPr="00A20E9C" w:rsidRDefault="00FC334A">
      <w:pPr>
        <w:spacing w:after="200"/>
      </w:pPr>
    </w:p>
    <w:p w14:paraId="622A2297" w14:textId="6A9C361B" w:rsidR="313B20BE" w:rsidRDefault="313B20BE" w:rsidP="313B20BE">
      <w:pPr>
        <w:pStyle w:val="Heading3"/>
      </w:pPr>
    </w:p>
    <w:p w14:paraId="5B75AB7E" w14:textId="77777777" w:rsidR="009E14BA" w:rsidRDefault="009E14BA">
      <w:pPr>
        <w:pStyle w:val="Heading3"/>
      </w:pPr>
    </w:p>
    <w:p w14:paraId="159EB906" w14:textId="77777777" w:rsidR="00D24656" w:rsidRDefault="00D24656">
      <w:pPr>
        <w:pStyle w:val="Heading3"/>
      </w:pPr>
    </w:p>
    <w:p w14:paraId="29C6D870" w14:textId="77777777" w:rsidR="00FC334A" w:rsidRDefault="00FC334A">
      <w:pPr>
        <w:pStyle w:val="Heading1"/>
      </w:pPr>
    </w:p>
    <w:p w14:paraId="00C23B2D" w14:textId="7EC6C029" w:rsidR="00BA1A62" w:rsidRDefault="00FA4E34">
      <w:pPr>
        <w:pStyle w:val="Heading1"/>
      </w:pPr>
      <w:bookmarkStart w:id="210" w:name="_Toc213923759"/>
      <w:r>
        <w:t>4 SuiteApps</w:t>
      </w:r>
      <w:bookmarkEnd w:id="210"/>
    </w:p>
    <w:p w14:paraId="3664E3E5" w14:textId="77777777" w:rsidR="00BA1A62" w:rsidRDefault="00FA4E34" w:rsidP="00FC334A">
      <w:pPr>
        <w:pStyle w:val="Heading2"/>
      </w:pPr>
      <w:bookmarkStart w:id="211" w:name="_Toc213923760"/>
      <w:r w:rsidRPr="00FC334A">
        <w:t>4.01 SuiteApp Summary</w:t>
      </w:r>
      <w:bookmarkEnd w:id="211"/>
    </w:p>
    <w:p w14:paraId="4580BD84" w14:textId="77777777" w:rsidR="00FC334A" w:rsidRPr="00FC334A" w:rsidRDefault="00FC334A" w:rsidP="00FC334A">
      <w:pPr>
        <w:pStyle w:val="Heading2"/>
      </w:pPr>
    </w:p>
    <w:p w14:paraId="5787AB06" w14:textId="77777777" w:rsidR="00BA1A62" w:rsidRDefault="00FA4E34">
      <w:pPr>
        <w:spacing w:after="200"/>
      </w:pPr>
      <w:r>
        <w:t>To be determined based on specific add-on requirements identified during implementation.</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00" w:type="dxa"/>
          <w:left w:w="180" w:type="dxa"/>
          <w:bottom w:w="100" w:type="dxa"/>
          <w:right w:w="180" w:type="dxa"/>
        </w:tblCellMar>
        <w:tblLook w:val="04A0" w:firstRow="1" w:lastRow="0" w:firstColumn="1" w:lastColumn="0" w:noHBand="0" w:noVBand="1"/>
      </w:tblPr>
      <w:tblGrid>
        <w:gridCol w:w="4516"/>
        <w:gridCol w:w="4508"/>
      </w:tblGrid>
      <w:tr w:rsidR="00BA1A62" w14:paraId="62DC875C" w14:textId="77777777">
        <w:trPr>
          <w:tblHeader/>
        </w:trPr>
        <w:tc>
          <w:tcPr>
            <w:tcW w:w="4680" w:type="dxa"/>
            <w:tcBorders>
              <w:top w:val="single" w:sz="1" w:space="0" w:color="000000"/>
              <w:left w:val="single" w:sz="1" w:space="0" w:color="000000"/>
              <w:bottom w:val="single" w:sz="1" w:space="0" w:color="000000"/>
              <w:right w:val="single" w:sz="1" w:space="0" w:color="000000"/>
            </w:tcBorders>
            <w:shd w:val="clear" w:color="auto" w:fill="4472C4"/>
          </w:tcPr>
          <w:p w14:paraId="0AB8DA87" w14:textId="77777777" w:rsidR="00BA1A62" w:rsidRDefault="00FA4E34">
            <w:pPr>
              <w:jc w:val="center"/>
            </w:pPr>
            <w:r>
              <w:rPr>
                <w:b/>
                <w:bCs/>
                <w:i/>
                <w:iCs/>
                <w:color w:val="FFFFFF"/>
              </w:rPr>
              <w:t>Client Feedback</w:t>
            </w:r>
          </w:p>
        </w:tc>
        <w:tc>
          <w:tcPr>
            <w:tcW w:w="4680" w:type="dxa"/>
            <w:tcBorders>
              <w:top w:val="single" w:sz="1" w:space="0" w:color="000000"/>
              <w:left w:val="single" w:sz="1" w:space="0" w:color="000000"/>
              <w:bottom w:val="single" w:sz="1" w:space="0" w:color="000000"/>
              <w:right w:val="single" w:sz="1" w:space="0" w:color="000000"/>
            </w:tcBorders>
            <w:shd w:val="clear" w:color="auto" w:fill="4472C4"/>
          </w:tcPr>
          <w:p w14:paraId="70A41C3F" w14:textId="77777777" w:rsidR="00BA1A62" w:rsidRDefault="00FA4E34">
            <w:pPr>
              <w:jc w:val="center"/>
            </w:pPr>
            <w:r>
              <w:rPr>
                <w:b/>
                <w:bCs/>
                <w:i/>
                <w:iCs/>
                <w:color w:val="FFFFFF"/>
              </w:rPr>
              <w:t>GSI Response</w:t>
            </w:r>
          </w:p>
        </w:tc>
      </w:tr>
      <w:tr w:rsidR="00BA1A62" w14:paraId="5EFED423" w14:textId="77777777">
        <w:tc>
          <w:tcPr>
            <w:tcW w:w="4680" w:type="dxa"/>
            <w:tcBorders>
              <w:top w:val="single" w:sz="1" w:space="0" w:color="000000"/>
              <w:left w:val="single" w:sz="1" w:space="0" w:color="000000"/>
              <w:bottom w:val="single" w:sz="1" w:space="0" w:color="000000"/>
              <w:right w:val="single" w:sz="1" w:space="0" w:color="000000"/>
            </w:tcBorders>
          </w:tcPr>
          <w:p w14:paraId="4141B29B" w14:textId="77777777" w:rsidR="00BA1A62" w:rsidRDefault="00FA4E34">
            <w:r>
              <w:t>&lt;Comment&gt;</w:t>
            </w:r>
          </w:p>
        </w:tc>
        <w:tc>
          <w:tcPr>
            <w:tcW w:w="4680" w:type="dxa"/>
            <w:tcBorders>
              <w:top w:val="single" w:sz="1" w:space="0" w:color="000000"/>
              <w:left w:val="single" w:sz="1" w:space="0" w:color="000000"/>
              <w:bottom w:val="single" w:sz="1" w:space="0" w:color="000000"/>
              <w:right w:val="single" w:sz="1" w:space="0" w:color="000000"/>
            </w:tcBorders>
          </w:tcPr>
          <w:p w14:paraId="106DCA84" w14:textId="77777777" w:rsidR="00BA1A62" w:rsidRDefault="00BA1A62"/>
        </w:tc>
      </w:tr>
    </w:tbl>
    <w:p w14:paraId="711D26AB" w14:textId="77777777" w:rsidR="00BA1A62" w:rsidRDefault="00BA1A62">
      <w:pPr>
        <w:pageBreakBefore/>
      </w:pPr>
    </w:p>
    <w:p w14:paraId="066153CD" w14:textId="77777777" w:rsidR="00BA1A62" w:rsidRDefault="00FA4E34">
      <w:pPr>
        <w:pStyle w:val="Heading1"/>
      </w:pPr>
      <w:bookmarkStart w:id="212" w:name="_Toc213923761"/>
      <w:r>
        <w:t>5 Assumptions</w:t>
      </w:r>
      <w:bookmarkEnd w:id="212"/>
    </w:p>
    <w:p w14:paraId="5ED8A5AE" w14:textId="77777777" w:rsidR="00BA1A62" w:rsidRDefault="00FA4E34">
      <w:pPr>
        <w:spacing w:after="200"/>
      </w:pPr>
      <w:r>
        <w:t>The following is a list of assumptions based on the solutions proposed in this document.</w:t>
      </w:r>
    </w:p>
    <w:p w14:paraId="46CE3445" w14:textId="77777777" w:rsidR="008266DF" w:rsidRDefault="008266DF">
      <w:pPr>
        <w:spacing w:after="200"/>
      </w:pP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912"/>
        <w:gridCol w:w="7104"/>
      </w:tblGrid>
      <w:tr w:rsidR="00406EB7" w:rsidRPr="00C524B8" w14:paraId="5604FE49" w14:textId="77777777" w:rsidTr="4A99E66A">
        <w:trPr>
          <w:tblHeader/>
          <w:tblCellSpacing w:w="15" w:type="dxa"/>
        </w:trPr>
        <w:tc>
          <w:tcPr>
            <w:tcW w:w="0" w:type="auto"/>
            <w:vAlign w:val="center"/>
            <w:hideMark/>
          </w:tcPr>
          <w:p w14:paraId="3AB7FE2F" w14:textId="77777777" w:rsidR="00C524B8" w:rsidRPr="00C524B8" w:rsidRDefault="00C524B8" w:rsidP="00C524B8">
            <w:pPr>
              <w:spacing w:after="200"/>
              <w:rPr>
                <w:b/>
                <w:bCs/>
              </w:rPr>
            </w:pPr>
            <w:r w:rsidRPr="00C524B8">
              <w:rPr>
                <w:b/>
                <w:bCs/>
              </w:rPr>
              <w:t>Document Section</w:t>
            </w:r>
          </w:p>
        </w:tc>
        <w:tc>
          <w:tcPr>
            <w:tcW w:w="0" w:type="auto"/>
            <w:vAlign w:val="center"/>
            <w:hideMark/>
          </w:tcPr>
          <w:p w14:paraId="3F9F1C14" w14:textId="77777777" w:rsidR="00C524B8" w:rsidRPr="00C524B8" w:rsidRDefault="00C524B8" w:rsidP="00C524B8">
            <w:pPr>
              <w:spacing w:after="200"/>
              <w:rPr>
                <w:b/>
                <w:bCs/>
              </w:rPr>
            </w:pPr>
            <w:r w:rsidRPr="00C524B8">
              <w:rPr>
                <w:b/>
                <w:bCs/>
              </w:rPr>
              <w:t>Assumptions</w:t>
            </w:r>
          </w:p>
        </w:tc>
      </w:tr>
      <w:tr w:rsidR="00406EB7" w:rsidRPr="00C524B8" w14:paraId="3D63EAAD" w14:textId="77777777" w:rsidTr="4A99E66A">
        <w:trPr>
          <w:tblCellSpacing w:w="15" w:type="dxa"/>
        </w:trPr>
        <w:tc>
          <w:tcPr>
            <w:tcW w:w="0" w:type="auto"/>
            <w:vAlign w:val="center"/>
            <w:hideMark/>
          </w:tcPr>
          <w:p w14:paraId="189C1A40" w14:textId="77777777" w:rsidR="00C524B8" w:rsidRPr="00C524B8" w:rsidRDefault="00C524B8" w:rsidP="00C524B8">
            <w:pPr>
              <w:spacing w:after="200"/>
            </w:pPr>
            <w:r w:rsidRPr="00C524B8">
              <w:t>3.01 Receiving &amp; Warehouse Management</w:t>
            </w:r>
          </w:p>
        </w:tc>
        <w:tc>
          <w:tcPr>
            <w:tcW w:w="0" w:type="auto"/>
            <w:vAlign w:val="center"/>
            <w:hideMark/>
          </w:tcPr>
          <w:p w14:paraId="33490ED6" w14:textId="77777777" w:rsidR="00C524B8" w:rsidRDefault="00C524B8" w:rsidP="00C524B8">
            <w:pPr>
              <w:spacing w:after="200"/>
            </w:pPr>
            <w:commentRangeStart w:id="213"/>
            <w:commentRangeStart w:id="214"/>
            <w:r w:rsidRPr="00C524B8">
              <w:t>CAM integration for SnapTracker replacement functionality will be deferred to Phase 2 after core system stabilization. Pivot will use standard NetSuite inventory valuation reporting in Phase 1.</w:t>
            </w:r>
            <w:commentRangeEnd w:id="213"/>
            <w:r>
              <w:rPr>
                <w:rStyle w:val="CommentReference"/>
                <w:sz w:val="22"/>
                <w:szCs w:val="22"/>
              </w:rPr>
              <w:commentReference w:id="213"/>
            </w:r>
            <w:commentRangeEnd w:id="214"/>
            <w:r>
              <w:rPr>
                <w:rStyle w:val="CommentReference"/>
                <w:sz w:val="22"/>
                <w:szCs w:val="22"/>
              </w:rPr>
              <w:commentReference w:id="214"/>
            </w:r>
          </w:p>
          <w:p w14:paraId="37A7DA06" w14:textId="1439FBAE" w:rsidR="00020D2A" w:rsidRPr="00C524B8" w:rsidRDefault="00020D2A" w:rsidP="00C524B8">
            <w:pPr>
              <w:spacing w:after="200"/>
            </w:pPr>
            <w:proofErr w:type="spellStart"/>
            <w:r>
              <w:t>Snaptracker</w:t>
            </w:r>
            <w:proofErr w:type="spellEnd"/>
            <w:r>
              <w:t xml:space="preserve"> will not be integrated with Orion.  CAM integration will not be included in Phase 1</w:t>
            </w:r>
          </w:p>
        </w:tc>
      </w:tr>
      <w:tr w:rsidR="00406EB7" w:rsidRPr="00C524B8" w14:paraId="111D29D4" w14:textId="77777777" w:rsidTr="4A99E66A">
        <w:trPr>
          <w:tblCellSpacing w:w="15" w:type="dxa"/>
        </w:trPr>
        <w:tc>
          <w:tcPr>
            <w:tcW w:w="0" w:type="auto"/>
            <w:vAlign w:val="center"/>
            <w:hideMark/>
          </w:tcPr>
          <w:p w14:paraId="3D2EC82A" w14:textId="77777777" w:rsidR="00C524B8" w:rsidRPr="00C524B8" w:rsidRDefault="00C524B8" w:rsidP="00C524B8">
            <w:pPr>
              <w:spacing w:after="200"/>
            </w:pPr>
            <w:r w:rsidRPr="00C524B8">
              <w:t>3.01 Receiving &amp; Warehouse Management</w:t>
            </w:r>
          </w:p>
        </w:tc>
        <w:tc>
          <w:tcPr>
            <w:tcW w:w="0" w:type="auto"/>
            <w:vAlign w:val="center"/>
            <w:hideMark/>
          </w:tcPr>
          <w:p w14:paraId="46C1BA84" w14:textId="77777777" w:rsidR="00C524B8" w:rsidRPr="00C524B8" w:rsidRDefault="00C524B8" w:rsidP="00C524B8">
            <w:pPr>
              <w:spacing w:after="200"/>
            </w:pPr>
            <w:r w:rsidRPr="00C524B8">
              <w:t xml:space="preserve">Mystery product handling process will be established during implementation with dedicated location and inventory adjustment procedures. Warehouse team will be trained </w:t>
            </w:r>
            <w:proofErr w:type="gramStart"/>
            <w:r w:rsidRPr="00C524B8">
              <w:t>on new</w:t>
            </w:r>
            <w:proofErr w:type="gramEnd"/>
            <w:r w:rsidRPr="00C524B8">
              <w:t xml:space="preserve"> workflow.</w:t>
            </w:r>
          </w:p>
        </w:tc>
      </w:tr>
      <w:tr w:rsidR="00406EB7" w:rsidRPr="00C524B8" w14:paraId="79E12B98" w14:textId="77777777" w:rsidTr="4A99E66A">
        <w:trPr>
          <w:tblCellSpacing w:w="15" w:type="dxa"/>
        </w:trPr>
        <w:tc>
          <w:tcPr>
            <w:tcW w:w="0" w:type="auto"/>
            <w:vAlign w:val="center"/>
            <w:hideMark/>
          </w:tcPr>
          <w:p w14:paraId="26DA759F" w14:textId="77777777" w:rsidR="00C524B8" w:rsidRPr="00C524B8" w:rsidRDefault="00C524B8" w:rsidP="00C524B8">
            <w:pPr>
              <w:spacing w:after="200"/>
            </w:pPr>
            <w:r w:rsidRPr="00C524B8">
              <w:t>3.01 Receiving &amp; Warehouse Management</w:t>
            </w:r>
          </w:p>
        </w:tc>
        <w:tc>
          <w:tcPr>
            <w:tcW w:w="0" w:type="auto"/>
            <w:vAlign w:val="center"/>
            <w:hideMark/>
          </w:tcPr>
          <w:p w14:paraId="25DF12CE" w14:textId="77777777" w:rsidR="00C524B8" w:rsidRPr="00C524B8" w:rsidRDefault="00C524B8" w:rsidP="00C524B8">
            <w:pPr>
              <w:spacing w:after="200"/>
            </w:pPr>
            <w:r w:rsidRPr="00C524B8">
              <w:t>Current 7-day delay between vendor invoice and product receiving will continue to be supported through manual receiving triggers for audit compliance.</w:t>
            </w:r>
          </w:p>
        </w:tc>
      </w:tr>
      <w:tr w:rsidR="00406EB7" w:rsidRPr="00C524B8" w14:paraId="4C76F245" w14:textId="77777777" w:rsidTr="4A99E66A">
        <w:trPr>
          <w:tblCellSpacing w:w="15" w:type="dxa"/>
        </w:trPr>
        <w:tc>
          <w:tcPr>
            <w:tcW w:w="0" w:type="auto"/>
            <w:vAlign w:val="center"/>
            <w:hideMark/>
          </w:tcPr>
          <w:p w14:paraId="4E52605A" w14:textId="77777777" w:rsidR="00C524B8" w:rsidRPr="00C524B8" w:rsidRDefault="00C524B8" w:rsidP="00C524B8">
            <w:pPr>
              <w:spacing w:after="200"/>
            </w:pPr>
            <w:r w:rsidRPr="00C524B8">
              <w:t>3.02 Scheduling &amp; Resource Management</w:t>
            </w:r>
          </w:p>
        </w:tc>
        <w:tc>
          <w:tcPr>
            <w:tcW w:w="0" w:type="auto"/>
            <w:vAlign w:val="center"/>
            <w:hideMark/>
          </w:tcPr>
          <w:p w14:paraId="49473988" w14:textId="77777777" w:rsidR="00C524B8" w:rsidRPr="00C524B8" w:rsidRDefault="00C524B8" w:rsidP="00C524B8">
            <w:pPr>
              <w:spacing w:after="200"/>
            </w:pPr>
            <w:r w:rsidRPr="00C524B8">
              <w:t xml:space="preserve">Current installation team size and structure </w:t>
            </w:r>
            <w:proofErr w:type="gramStart"/>
            <w:r w:rsidRPr="00C524B8">
              <w:t>supports</w:t>
            </w:r>
            <w:proofErr w:type="gramEnd"/>
            <w:r w:rsidRPr="00C524B8">
              <w:t xml:space="preserve"> implementation of skills matrix and badging system without requiring extensive historical data migration.</w:t>
            </w:r>
          </w:p>
        </w:tc>
      </w:tr>
      <w:tr w:rsidR="00406EB7" w:rsidRPr="00C524B8" w14:paraId="112A9A4F" w14:textId="77777777" w:rsidTr="4A99E66A">
        <w:trPr>
          <w:tblCellSpacing w:w="15" w:type="dxa"/>
        </w:trPr>
        <w:tc>
          <w:tcPr>
            <w:tcW w:w="0" w:type="auto"/>
            <w:vAlign w:val="center"/>
            <w:hideMark/>
          </w:tcPr>
          <w:p w14:paraId="0A390F12" w14:textId="77777777" w:rsidR="00C524B8" w:rsidRPr="00C524B8" w:rsidRDefault="00C524B8" w:rsidP="00C524B8">
            <w:pPr>
              <w:spacing w:after="200"/>
            </w:pPr>
            <w:r w:rsidRPr="00C524B8">
              <w:t>3.02 Scheduling &amp; Resource Management</w:t>
            </w:r>
          </w:p>
        </w:tc>
        <w:tc>
          <w:tcPr>
            <w:tcW w:w="0" w:type="auto"/>
            <w:vAlign w:val="center"/>
            <w:hideMark/>
          </w:tcPr>
          <w:p w14:paraId="4A03DC63" w14:textId="77777777" w:rsidR="00C524B8" w:rsidRPr="00C524B8" w:rsidRDefault="00C524B8" w:rsidP="00C524B8">
            <w:pPr>
              <w:spacing w:after="200"/>
            </w:pPr>
            <w:r w:rsidRPr="00C524B8">
              <w:t>Daily route planning for Northern and Southern California trucks will be configured during implementation with appropriate geographic territories and delivery parameters.</w:t>
            </w:r>
          </w:p>
        </w:tc>
      </w:tr>
      <w:tr w:rsidR="00406EB7" w:rsidRPr="00C524B8" w14:paraId="468EF291" w14:textId="77777777" w:rsidTr="4A99E66A">
        <w:trPr>
          <w:tblCellSpacing w:w="15" w:type="dxa"/>
        </w:trPr>
        <w:tc>
          <w:tcPr>
            <w:tcW w:w="0" w:type="auto"/>
            <w:vAlign w:val="center"/>
            <w:hideMark/>
          </w:tcPr>
          <w:p w14:paraId="2A6E8219" w14:textId="77777777" w:rsidR="00C524B8" w:rsidRPr="00C524B8" w:rsidRDefault="00C524B8" w:rsidP="00C524B8">
            <w:pPr>
              <w:spacing w:after="200"/>
            </w:pPr>
            <w:r w:rsidRPr="00C524B8">
              <w:t>3.03 Work Order Management</w:t>
            </w:r>
          </w:p>
        </w:tc>
        <w:tc>
          <w:tcPr>
            <w:tcW w:w="0" w:type="auto"/>
            <w:vAlign w:val="center"/>
            <w:hideMark/>
          </w:tcPr>
          <w:p w14:paraId="6C81B1CD" w14:textId="0CBA5109" w:rsidR="00C524B8" w:rsidRPr="00C524B8" w:rsidRDefault="00C524B8" w:rsidP="00C524B8">
            <w:pPr>
              <w:spacing w:after="200"/>
            </w:pPr>
            <w:commentRangeStart w:id="215"/>
            <w:commentRangeStart w:id="216"/>
            <w:commentRangeStart w:id="217"/>
            <w:r w:rsidRPr="00C524B8">
              <w:t>Workfront and IQ Coordinator systems can be retired after NetSuite go-live once all teams are trained and comfortable with new integrated work order process.</w:t>
            </w:r>
            <w:commentRangeEnd w:id="215"/>
            <w:r w:rsidRPr="00C524B8">
              <w:rPr>
                <w:rStyle w:val="CommentReference"/>
                <w:sz w:val="22"/>
                <w:szCs w:val="22"/>
              </w:rPr>
              <w:commentReference w:id="215"/>
            </w:r>
            <w:commentRangeEnd w:id="216"/>
            <w:r w:rsidRPr="00C524B8">
              <w:rPr>
                <w:rStyle w:val="CommentReference"/>
                <w:sz w:val="22"/>
                <w:szCs w:val="22"/>
              </w:rPr>
              <w:commentReference w:id="216"/>
            </w:r>
            <w:commentRangeEnd w:id="217"/>
            <w:r w:rsidRPr="00C524B8">
              <w:rPr>
                <w:rStyle w:val="CommentReference"/>
                <w:sz w:val="22"/>
                <w:szCs w:val="22"/>
              </w:rPr>
              <w:commentReference w:id="217"/>
            </w:r>
          </w:p>
        </w:tc>
      </w:tr>
      <w:tr w:rsidR="00406EB7" w:rsidRPr="00C524B8" w14:paraId="73FA9C6C" w14:textId="77777777" w:rsidTr="4A99E66A">
        <w:trPr>
          <w:tblCellSpacing w:w="15" w:type="dxa"/>
        </w:trPr>
        <w:tc>
          <w:tcPr>
            <w:tcW w:w="0" w:type="auto"/>
            <w:vAlign w:val="center"/>
            <w:hideMark/>
          </w:tcPr>
          <w:p w14:paraId="74FC907F" w14:textId="77777777" w:rsidR="00C524B8" w:rsidRPr="00C524B8" w:rsidRDefault="00C524B8" w:rsidP="00C524B8">
            <w:pPr>
              <w:spacing w:after="200"/>
            </w:pPr>
            <w:r w:rsidRPr="00C524B8">
              <w:t>3.03 Work Order Management</w:t>
            </w:r>
          </w:p>
        </w:tc>
        <w:tc>
          <w:tcPr>
            <w:tcW w:w="0" w:type="auto"/>
            <w:vAlign w:val="center"/>
            <w:hideMark/>
          </w:tcPr>
          <w:p w14:paraId="18404097" w14:textId="77777777" w:rsidR="00C524B8" w:rsidRPr="00C524B8" w:rsidRDefault="00C524B8" w:rsidP="00C524B8">
            <w:pPr>
              <w:spacing w:after="200"/>
            </w:pPr>
            <w:r w:rsidRPr="00C524B8">
              <w:t>Custom groupings functionality in smart table will adequately support current PO organization and phasing requirements (40%/40%/20% splits).</w:t>
            </w:r>
          </w:p>
        </w:tc>
      </w:tr>
      <w:tr w:rsidR="00406EB7" w:rsidRPr="00C524B8" w14:paraId="003B1EFB" w14:textId="77777777" w:rsidTr="4A99E66A">
        <w:trPr>
          <w:tblCellSpacing w:w="15" w:type="dxa"/>
        </w:trPr>
        <w:tc>
          <w:tcPr>
            <w:tcW w:w="0" w:type="auto"/>
            <w:vAlign w:val="center"/>
            <w:hideMark/>
          </w:tcPr>
          <w:p w14:paraId="704FC495" w14:textId="77777777" w:rsidR="00C524B8" w:rsidRPr="00C524B8" w:rsidRDefault="00C524B8" w:rsidP="00C524B8">
            <w:pPr>
              <w:spacing w:after="200"/>
            </w:pPr>
            <w:r w:rsidRPr="00C524B8">
              <w:t>3.03 Work Order Management</w:t>
            </w:r>
          </w:p>
        </w:tc>
        <w:tc>
          <w:tcPr>
            <w:tcW w:w="0" w:type="auto"/>
            <w:vAlign w:val="center"/>
            <w:hideMark/>
          </w:tcPr>
          <w:p w14:paraId="160BE4B8" w14:textId="77777777" w:rsidR="00C524B8" w:rsidRDefault="00C524B8" w:rsidP="00C524B8">
            <w:pPr>
              <w:spacing w:after="200"/>
            </w:pPr>
            <w:r>
              <w:t xml:space="preserve">Historical work orders from IQ Coordinator will not be migrated; only active/open work orders at cutover will be brought into </w:t>
            </w:r>
            <w:commentRangeStart w:id="218"/>
            <w:commentRangeStart w:id="219"/>
            <w:commentRangeStart w:id="220"/>
            <w:r>
              <w:t>NetSuite</w:t>
            </w:r>
            <w:commentRangeEnd w:id="218"/>
            <w:r>
              <w:rPr>
                <w:rStyle w:val="CommentReference"/>
                <w:sz w:val="22"/>
                <w:szCs w:val="22"/>
              </w:rPr>
              <w:commentReference w:id="218"/>
            </w:r>
            <w:commentRangeEnd w:id="219"/>
            <w:r>
              <w:rPr>
                <w:rStyle w:val="CommentReference"/>
                <w:sz w:val="22"/>
                <w:szCs w:val="22"/>
              </w:rPr>
              <w:commentReference w:id="219"/>
            </w:r>
            <w:commentRangeEnd w:id="220"/>
            <w:r>
              <w:rPr>
                <w:rStyle w:val="CommentReference"/>
                <w:sz w:val="22"/>
                <w:szCs w:val="22"/>
              </w:rPr>
              <w:commentReference w:id="220"/>
            </w:r>
            <w:r>
              <w:t>.</w:t>
            </w:r>
          </w:p>
          <w:p w14:paraId="3F3570F4" w14:textId="66D442BD" w:rsidR="00020D2A" w:rsidRPr="00C524B8" w:rsidRDefault="00020D2A" w:rsidP="00C524B8">
            <w:pPr>
              <w:spacing w:after="200"/>
            </w:pPr>
            <w:r>
              <w:t xml:space="preserve">Pivot’s </w:t>
            </w:r>
            <w:r w:rsidRPr="00020D2A">
              <w:t>intent is to run all D365 orders through IQ until September</w:t>
            </w:r>
            <w:r>
              <w:t xml:space="preserve"> and</w:t>
            </w:r>
            <w:r w:rsidRPr="00020D2A">
              <w:t xml:space="preserve"> manually recreate in Orion.</w:t>
            </w:r>
          </w:p>
        </w:tc>
      </w:tr>
      <w:tr w:rsidR="00406EB7" w:rsidRPr="00C524B8" w14:paraId="6148B2A1" w14:textId="77777777" w:rsidTr="4A99E66A">
        <w:trPr>
          <w:tblCellSpacing w:w="15" w:type="dxa"/>
        </w:trPr>
        <w:tc>
          <w:tcPr>
            <w:tcW w:w="0" w:type="auto"/>
            <w:vAlign w:val="center"/>
            <w:hideMark/>
          </w:tcPr>
          <w:p w14:paraId="77202A98" w14:textId="77777777" w:rsidR="00C524B8" w:rsidRPr="00C524B8" w:rsidRDefault="00C524B8" w:rsidP="00C524B8">
            <w:pPr>
              <w:spacing w:after="200"/>
            </w:pPr>
            <w:r w:rsidRPr="00C524B8">
              <w:t>3.04 Vendor Returns Management</w:t>
            </w:r>
          </w:p>
        </w:tc>
        <w:tc>
          <w:tcPr>
            <w:tcW w:w="0" w:type="auto"/>
            <w:vAlign w:val="center"/>
            <w:hideMark/>
          </w:tcPr>
          <w:p w14:paraId="280EF7E4" w14:textId="77777777" w:rsidR="00C524B8" w:rsidRPr="00C524B8" w:rsidRDefault="00C524B8" w:rsidP="00C524B8">
            <w:pPr>
              <w:spacing w:after="200"/>
            </w:pPr>
            <w:r w:rsidRPr="00C524B8">
              <w:t>Informal vendor return process will continue (no formal VRA workflow implemented in Phase 1). Team may revisit formal VRA process in Phase 2 based on business needs.</w:t>
            </w:r>
          </w:p>
        </w:tc>
      </w:tr>
      <w:tr w:rsidR="00406EB7" w:rsidRPr="00C524B8" w14:paraId="52690EA8" w14:textId="77777777" w:rsidTr="4A99E66A">
        <w:trPr>
          <w:tblCellSpacing w:w="15" w:type="dxa"/>
        </w:trPr>
        <w:tc>
          <w:tcPr>
            <w:tcW w:w="0" w:type="auto"/>
            <w:vAlign w:val="center"/>
            <w:hideMark/>
          </w:tcPr>
          <w:p w14:paraId="3CF9AB4C" w14:textId="77777777" w:rsidR="00C524B8" w:rsidRPr="00C524B8" w:rsidRDefault="00C524B8" w:rsidP="00C524B8">
            <w:pPr>
              <w:spacing w:after="200"/>
            </w:pPr>
            <w:r w:rsidRPr="00C524B8">
              <w:t>3.04 Vendor Returns Management</w:t>
            </w:r>
          </w:p>
        </w:tc>
        <w:tc>
          <w:tcPr>
            <w:tcW w:w="0" w:type="auto"/>
            <w:vAlign w:val="center"/>
            <w:hideMark/>
          </w:tcPr>
          <w:p w14:paraId="512D5029" w14:textId="77777777" w:rsidR="00C524B8" w:rsidRPr="00C524B8" w:rsidRDefault="00C524B8" w:rsidP="00C524B8">
            <w:pPr>
              <w:spacing w:after="200"/>
            </w:pPr>
            <w:r w:rsidRPr="00C524B8">
              <w:t>Vendors will continue to manage return logistics (call tags, pickups) at their expense. NetSuite will provide documentation and tracking only.</w:t>
            </w:r>
          </w:p>
        </w:tc>
      </w:tr>
      <w:tr w:rsidR="00406EB7" w:rsidRPr="00C524B8" w14:paraId="77651511" w14:textId="77777777" w:rsidTr="4A99E66A">
        <w:trPr>
          <w:tblCellSpacing w:w="15" w:type="dxa"/>
        </w:trPr>
        <w:tc>
          <w:tcPr>
            <w:tcW w:w="0" w:type="auto"/>
            <w:vAlign w:val="center"/>
            <w:hideMark/>
          </w:tcPr>
          <w:p w14:paraId="2364341A" w14:textId="77777777" w:rsidR="00C524B8" w:rsidRPr="00C524B8" w:rsidRDefault="00C524B8" w:rsidP="00C524B8">
            <w:pPr>
              <w:spacing w:after="200"/>
            </w:pPr>
            <w:r w:rsidRPr="00C524B8">
              <w:t>3.05 Time Tracking &amp; Project Management</w:t>
            </w:r>
          </w:p>
        </w:tc>
        <w:tc>
          <w:tcPr>
            <w:tcW w:w="0" w:type="auto"/>
            <w:vAlign w:val="center"/>
            <w:hideMark/>
          </w:tcPr>
          <w:p w14:paraId="2E703527" w14:textId="77777777" w:rsidR="00C524B8" w:rsidRDefault="00C524B8" w:rsidP="00C524B8">
            <w:pPr>
              <w:spacing w:after="200"/>
            </w:pPr>
            <w:r>
              <w:t xml:space="preserve">All employees, subcontractors, and temporary workers will adopt </w:t>
            </w:r>
            <w:proofErr w:type="gramStart"/>
            <w:r>
              <w:t>consistent time</w:t>
            </w:r>
            <w:proofErr w:type="gramEnd"/>
            <w:r>
              <w:t xml:space="preserve"> entry practices. Mobile time entry will be </w:t>
            </w:r>
            <w:commentRangeStart w:id="221"/>
            <w:commentRangeStart w:id="222"/>
            <w:commentRangeStart w:id="223"/>
            <w:r>
              <w:t>available</w:t>
            </w:r>
            <w:commentRangeEnd w:id="221"/>
            <w:r>
              <w:rPr>
                <w:rStyle w:val="CommentReference"/>
                <w:sz w:val="22"/>
                <w:szCs w:val="22"/>
              </w:rPr>
              <w:commentReference w:id="221"/>
            </w:r>
            <w:commentRangeEnd w:id="222"/>
            <w:r>
              <w:rPr>
                <w:rStyle w:val="CommentReference"/>
                <w:sz w:val="22"/>
                <w:szCs w:val="22"/>
              </w:rPr>
              <w:commentReference w:id="222"/>
            </w:r>
            <w:commentRangeEnd w:id="223"/>
            <w:r>
              <w:rPr>
                <w:rStyle w:val="CommentReference"/>
                <w:sz w:val="22"/>
                <w:szCs w:val="22"/>
              </w:rPr>
              <w:commentReference w:id="223"/>
            </w:r>
            <w:r>
              <w:t xml:space="preserve"> for field resources.</w:t>
            </w:r>
          </w:p>
          <w:p w14:paraId="562F8097" w14:textId="785A04F1" w:rsidR="00020D2A" w:rsidRPr="00C524B8" w:rsidRDefault="00020D2A" w:rsidP="00C524B8">
            <w:pPr>
              <w:spacing w:after="200"/>
            </w:pPr>
            <w:r>
              <w:t xml:space="preserve">UKG does not integrate with Orion </w:t>
            </w:r>
            <w:proofErr w:type="gramStart"/>
            <w:r>
              <w:t>at this time</w:t>
            </w:r>
            <w:proofErr w:type="gramEnd"/>
          </w:p>
        </w:tc>
      </w:tr>
      <w:tr w:rsidR="00406EB7" w:rsidRPr="00C524B8" w14:paraId="10AB3845" w14:textId="77777777" w:rsidTr="4A99E66A">
        <w:trPr>
          <w:tblCellSpacing w:w="15" w:type="dxa"/>
        </w:trPr>
        <w:tc>
          <w:tcPr>
            <w:tcW w:w="0" w:type="auto"/>
            <w:vAlign w:val="center"/>
            <w:hideMark/>
          </w:tcPr>
          <w:p w14:paraId="7BE622CF" w14:textId="77777777" w:rsidR="00C524B8" w:rsidRPr="00C524B8" w:rsidRDefault="00C524B8" w:rsidP="00C524B8">
            <w:pPr>
              <w:spacing w:after="200"/>
            </w:pPr>
            <w:r w:rsidRPr="00C524B8">
              <w:t>3.05 Time Tracking &amp; Project Management</w:t>
            </w:r>
          </w:p>
        </w:tc>
        <w:tc>
          <w:tcPr>
            <w:tcW w:w="0" w:type="auto"/>
            <w:vAlign w:val="center"/>
            <w:hideMark/>
          </w:tcPr>
          <w:p w14:paraId="46D2664B" w14:textId="77777777" w:rsidR="00C524B8" w:rsidRPr="00C524B8" w:rsidRDefault="00C524B8" w:rsidP="00C524B8">
            <w:pPr>
              <w:spacing w:after="200"/>
            </w:pPr>
            <w:r w:rsidRPr="00C524B8">
              <w:t>Historical time tracking data will not be migrated. Budget vs actual reporting will begin fresh with Phase 1 projects.</w:t>
            </w:r>
          </w:p>
        </w:tc>
      </w:tr>
      <w:tr w:rsidR="00406EB7" w:rsidRPr="00C524B8" w14:paraId="43F058F0" w14:textId="77777777" w:rsidTr="4A99E66A">
        <w:trPr>
          <w:tblCellSpacing w:w="15" w:type="dxa"/>
        </w:trPr>
        <w:tc>
          <w:tcPr>
            <w:tcW w:w="0" w:type="auto"/>
            <w:vAlign w:val="center"/>
            <w:hideMark/>
          </w:tcPr>
          <w:p w14:paraId="139A6D8F" w14:textId="77777777" w:rsidR="00C524B8" w:rsidRPr="00C524B8" w:rsidRDefault="00C524B8" w:rsidP="00C524B8">
            <w:pPr>
              <w:spacing w:after="200"/>
            </w:pPr>
            <w:r w:rsidRPr="00C524B8">
              <w:t>3.06 Punch List &amp; Issue Management</w:t>
            </w:r>
          </w:p>
        </w:tc>
        <w:tc>
          <w:tcPr>
            <w:tcW w:w="0" w:type="auto"/>
            <w:vAlign w:val="center"/>
            <w:hideMark/>
          </w:tcPr>
          <w:p w14:paraId="2669CD29" w14:textId="77777777" w:rsidR="00C524B8" w:rsidRPr="00C524B8" w:rsidRDefault="00C524B8" w:rsidP="00C524B8">
            <w:pPr>
              <w:spacing w:after="200"/>
            </w:pPr>
            <w:r w:rsidRPr="00C524B8">
              <w:t>$250 approval threshold will be configured as initial setting and can be adjusted post go-live based on actual usage patterns. Incremental approval levels can be added as needed.</w:t>
            </w:r>
          </w:p>
        </w:tc>
      </w:tr>
      <w:tr w:rsidR="00406EB7" w:rsidRPr="00C524B8" w14:paraId="3BD9AF16" w14:textId="77777777" w:rsidTr="4A99E66A">
        <w:trPr>
          <w:tblCellSpacing w:w="15" w:type="dxa"/>
        </w:trPr>
        <w:tc>
          <w:tcPr>
            <w:tcW w:w="0" w:type="auto"/>
            <w:vAlign w:val="center"/>
            <w:hideMark/>
          </w:tcPr>
          <w:p w14:paraId="7690CE1E" w14:textId="77777777" w:rsidR="00C524B8" w:rsidRPr="00C524B8" w:rsidRDefault="00C524B8" w:rsidP="00C524B8">
            <w:pPr>
              <w:spacing w:after="200"/>
            </w:pPr>
            <w:r w:rsidRPr="00C524B8">
              <w:t>3.06 Punch List &amp; Issue Management</w:t>
            </w:r>
          </w:p>
        </w:tc>
        <w:tc>
          <w:tcPr>
            <w:tcW w:w="0" w:type="auto"/>
            <w:vAlign w:val="center"/>
            <w:hideMark/>
          </w:tcPr>
          <w:p w14:paraId="2C405A6C" w14:textId="77777777" w:rsidR="00C524B8" w:rsidRPr="00C524B8" w:rsidRDefault="00C524B8" w:rsidP="00C524B8">
            <w:pPr>
              <w:spacing w:after="200"/>
            </w:pPr>
            <w:r w:rsidRPr="00C524B8">
              <w:t>Miller Knoll 'R' designation for replacement products will continue to be used and will be leveraged for streamlined receiving identification.</w:t>
            </w:r>
          </w:p>
        </w:tc>
      </w:tr>
      <w:tr w:rsidR="00406EB7" w:rsidRPr="00C524B8" w14:paraId="208B9A88" w14:textId="77777777" w:rsidTr="4A99E66A">
        <w:trPr>
          <w:tblCellSpacing w:w="15" w:type="dxa"/>
        </w:trPr>
        <w:tc>
          <w:tcPr>
            <w:tcW w:w="0" w:type="auto"/>
            <w:vAlign w:val="center"/>
            <w:hideMark/>
          </w:tcPr>
          <w:p w14:paraId="291EAE45" w14:textId="77777777" w:rsidR="00C524B8" w:rsidRPr="00C524B8" w:rsidRDefault="00C524B8" w:rsidP="00C524B8">
            <w:pPr>
              <w:spacing w:after="200"/>
            </w:pPr>
            <w:r w:rsidRPr="00C524B8">
              <w:t>3.07 Field Operations</w:t>
            </w:r>
          </w:p>
        </w:tc>
        <w:tc>
          <w:tcPr>
            <w:tcW w:w="0" w:type="auto"/>
            <w:vAlign w:val="center"/>
            <w:hideMark/>
          </w:tcPr>
          <w:p w14:paraId="308EC14E" w14:textId="77777777" w:rsidR="00C524B8" w:rsidRDefault="00C524B8" w:rsidP="00C524B8">
            <w:pPr>
              <w:spacing w:after="200"/>
            </w:pPr>
            <w:r w:rsidRPr="00C524B8">
              <w:t xml:space="preserve">PlanGrid contract will run concurrent with </w:t>
            </w:r>
            <w:r>
              <w:t>NetSuite Orion</w:t>
            </w:r>
            <w:r w:rsidRPr="00C524B8">
              <w:t xml:space="preserve"> Field Service implementation during transition period </w:t>
            </w:r>
            <w:commentRangeStart w:id="224"/>
            <w:commentRangeStart w:id="225"/>
            <w:commentRangeStart w:id="226"/>
            <w:r w:rsidRPr="00C524B8">
              <w:t>(~1.5-2 years remaining</w:t>
            </w:r>
            <w:commentRangeEnd w:id="224"/>
            <w:r w:rsidR="00D90105" w:rsidRPr="00C524B8">
              <w:rPr>
                <w:rStyle w:val="CommentReference"/>
                <w:sz w:val="22"/>
                <w:szCs w:val="22"/>
              </w:rPr>
              <w:commentReference w:id="224"/>
            </w:r>
            <w:commentRangeEnd w:id="225"/>
            <w:r w:rsidRPr="00C524B8">
              <w:rPr>
                <w:rStyle w:val="CommentReference"/>
                <w:sz w:val="22"/>
                <w:szCs w:val="22"/>
              </w:rPr>
              <w:commentReference w:id="225"/>
            </w:r>
            <w:commentRangeEnd w:id="226"/>
            <w:r w:rsidRPr="00C524B8">
              <w:rPr>
                <w:rStyle w:val="CommentReference"/>
                <w:sz w:val="22"/>
                <w:szCs w:val="22"/>
              </w:rPr>
              <w:commentReference w:id="226"/>
            </w:r>
            <w:r w:rsidRPr="00C524B8">
              <w:t xml:space="preserve">). Full migration to </w:t>
            </w:r>
            <w:r w:rsidR="00406EB7">
              <w:t>NetSuite Orion</w:t>
            </w:r>
            <w:r w:rsidRPr="00C524B8">
              <w:t xml:space="preserve"> Field Service after contract expiration.</w:t>
            </w:r>
          </w:p>
          <w:p w14:paraId="1910474A" w14:textId="123F554D" w:rsidR="00020D2A" w:rsidRPr="00C524B8" w:rsidRDefault="00020D2A" w:rsidP="00C524B8">
            <w:pPr>
              <w:spacing w:after="200"/>
            </w:pPr>
            <w:r>
              <w:t>PlanGrid license expires 1/10/2027</w:t>
            </w:r>
          </w:p>
        </w:tc>
      </w:tr>
      <w:tr w:rsidR="00406EB7" w:rsidRPr="00C524B8" w14:paraId="53FCA463" w14:textId="77777777" w:rsidTr="4A99E66A">
        <w:trPr>
          <w:tblCellSpacing w:w="15" w:type="dxa"/>
        </w:trPr>
        <w:tc>
          <w:tcPr>
            <w:tcW w:w="0" w:type="auto"/>
            <w:vAlign w:val="center"/>
            <w:hideMark/>
          </w:tcPr>
          <w:p w14:paraId="26B4132C" w14:textId="77777777" w:rsidR="00C524B8" w:rsidRPr="00C524B8" w:rsidRDefault="00C524B8" w:rsidP="00C524B8">
            <w:pPr>
              <w:spacing w:after="200"/>
            </w:pPr>
            <w:r w:rsidRPr="00C524B8">
              <w:t>3.07 Field Operations</w:t>
            </w:r>
          </w:p>
        </w:tc>
        <w:tc>
          <w:tcPr>
            <w:tcW w:w="0" w:type="auto"/>
            <w:vAlign w:val="center"/>
            <w:hideMark/>
          </w:tcPr>
          <w:p w14:paraId="65504890" w14:textId="4C1AE216" w:rsidR="00C524B8" w:rsidRPr="00C524B8" w:rsidRDefault="00C524B8" w:rsidP="00C524B8">
            <w:pPr>
              <w:spacing w:after="200"/>
            </w:pPr>
            <w:r w:rsidRPr="00C524B8">
              <w:t xml:space="preserve">All field team members have or will be provided with appropriate mobile devices (tablets/smartphones) capable of running </w:t>
            </w:r>
            <w:r w:rsidR="00406EB7">
              <w:t>NetSuite Orion</w:t>
            </w:r>
            <w:r w:rsidRPr="00C524B8">
              <w:t xml:space="preserve"> Field Service app.</w:t>
            </w:r>
          </w:p>
        </w:tc>
      </w:tr>
      <w:tr w:rsidR="00406EB7" w:rsidRPr="00C524B8" w14:paraId="583328E3" w14:textId="77777777" w:rsidTr="4A99E66A">
        <w:trPr>
          <w:tblCellSpacing w:w="15" w:type="dxa"/>
        </w:trPr>
        <w:tc>
          <w:tcPr>
            <w:tcW w:w="0" w:type="auto"/>
            <w:vAlign w:val="center"/>
            <w:hideMark/>
          </w:tcPr>
          <w:p w14:paraId="1E3B4F45" w14:textId="77777777" w:rsidR="00C524B8" w:rsidRPr="00C524B8" w:rsidRDefault="00C524B8" w:rsidP="00C524B8">
            <w:pPr>
              <w:spacing w:after="200"/>
            </w:pPr>
            <w:r w:rsidRPr="00C524B8">
              <w:t>3.07 Field Operations</w:t>
            </w:r>
          </w:p>
        </w:tc>
        <w:tc>
          <w:tcPr>
            <w:tcW w:w="0" w:type="auto"/>
            <w:vAlign w:val="center"/>
            <w:hideMark/>
          </w:tcPr>
          <w:p w14:paraId="645CD3B8" w14:textId="77777777" w:rsidR="00C524B8" w:rsidRPr="00C524B8" w:rsidRDefault="00C524B8" w:rsidP="00C524B8">
            <w:pPr>
              <w:spacing w:after="200"/>
            </w:pPr>
            <w:r w:rsidRPr="00C524B8">
              <w:t>Key floor plans and documents from PlanGrid will be migrated to NetSuite during implementation. Historical project documentation may remain in PlanGrid archive.</w:t>
            </w:r>
          </w:p>
        </w:tc>
      </w:tr>
    </w:tbl>
    <w:p w14:paraId="210E0E4E" w14:textId="77777777" w:rsidR="008266DF" w:rsidRDefault="008266DF">
      <w:pPr>
        <w:spacing w:before="400" w:after="200"/>
      </w:pP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00" w:type="dxa"/>
          <w:left w:w="180" w:type="dxa"/>
          <w:bottom w:w="100" w:type="dxa"/>
          <w:right w:w="180" w:type="dxa"/>
        </w:tblCellMar>
        <w:tblLook w:val="04A0" w:firstRow="1" w:lastRow="0" w:firstColumn="1" w:lastColumn="0" w:noHBand="0" w:noVBand="1"/>
      </w:tblPr>
      <w:tblGrid>
        <w:gridCol w:w="4516"/>
        <w:gridCol w:w="4508"/>
      </w:tblGrid>
      <w:tr w:rsidR="00BA1A62" w14:paraId="17AD753F" w14:textId="77777777">
        <w:trPr>
          <w:tblHeader/>
        </w:trPr>
        <w:tc>
          <w:tcPr>
            <w:tcW w:w="4680" w:type="dxa"/>
            <w:tcBorders>
              <w:top w:val="single" w:sz="1" w:space="0" w:color="000000"/>
              <w:left w:val="single" w:sz="1" w:space="0" w:color="000000"/>
              <w:bottom w:val="single" w:sz="1" w:space="0" w:color="000000"/>
              <w:right w:val="single" w:sz="1" w:space="0" w:color="000000"/>
            </w:tcBorders>
            <w:shd w:val="clear" w:color="auto" w:fill="4472C4"/>
          </w:tcPr>
          <w:p w14:paraId="1E728094" w14:textId="77777777" w:rsidR="00BA1A62" w:rsidRDefault="00FA4E34">
            <w:pPr>
              <w:jc w:val="center"/>
            </w:pPr>
            <w:r>
              <w:rPr>
                <w:b/>
                <w:bCs/>
                <w:i/>
                <w:iCs/>
                <w:color w:val="FFFFFF"/>
              </w:rPr>
              <w:t>Client Feedback</w:t>
            </w:r>
          </w:p>
        </w:tc>
        <w:tc>
          <w:tcPr>
            <w:tcW w:w="4680" w:type="dxa"/>
            <w:tcBorders>
              <w:top w:val="single" w:sz="1" w:space="0" w:color="000000"/>
              <w:left w:val="single" w:sz="1" w:space="0" w:color="000000"/>
              <w:bottom w:val="single" w:sz="1" w:space="0" w:color="000000"/>
              <w:right w:val="single" w:sz="1" w:space="0" w:color="000000"/>
            </w:tcBorders>
            <w:shd w:val="clear" w:color="auto" w:fill="4472C4"/>
          </w:tcPr>
          <w:p w14:paraId="29BB7613" w14:textId="77777777" w:rsidR="00BA1A62" w:rsidRDefault="00FA4E34">
            <w:pPr>
              <w:jc w:val="center"/>
            </w:pPr>
            <w:r>
              <w:rPr>
                <w:b/>
                <w:bCs/>
                <w:i/>
                <w:iCs/>
                <w:color w:val="FFFFFF"/>
              </w:rPr>
              <w:t>GSI Response</w:t>
            </w:r>
          </w:p>
        </w:tc>
      </w:tr>
      <w:tr w:rsidR="00BA1A62" w14:paraId="5FD8850B" w14:textId="77777777">
        <w:tc>
          <w:tcPr>
            <w:tcW w:w="4680" w:type="dxa"/>
            <w:tcBorders>
              <w:top w:val="single" w:sz="1" w:space="0" w:color="000000"/>
              <w:left w:val="single" w:sz="1" w:space="0" w:color="000000"/>
              <w:bottom w:val="single" w:sz="1" w:space="0" w:color="000000"/>
              <w:right w:val="single" w:sz="1" w:space="0" w:color="000000"/>
            </w:tcBorders>
          </w:tcPr>
          <w:p w14:paraId="7477AA28" w14:textId="77777777" w:rsidR="00BA1A62" w:rsidRDefault="00FA4E34">
            <w:r>
              <w:t>&lt;Comment&gt;</w:t>
            </w:r>
          </w:p>
        </w:tc>
        <w:tc>
          <w:tcPr>
            <w:tcW w:w="4680" w:type="dxa"/>
            <w:tcBorders>
              <w:top w:val="single" w:sz="1" w:space="0" w:color="000000"/>
              <w:left w:val="single" w:sz="1" w:space="0" w:color="000000"/>
              <w:bottom w:val="single" w:sz="1" w:space="0" w:color="000000"/>
              <w:right w:val="single" w:sz="1" w:space="0" w:color="000000"/>
            </w:tcBorders>
          </w:tcPr>
          <w:p w14:paraId="2DC7AA2E" w14:textId="77777777" w:rsidR="00BA1A62" w:rsidRDefault="00BA1A62"/>
        </w:tc>
      </w:tr>
    </w:tbl>
    <w:p w14:paraId="706D6605" w14:textId="77777777" w:rsidR="00BA1A62" w:rsidRDefault="00FA4E34">
      <w:pPr>
        <w:pStyle w:val="Heading1"/>
      </w:pPr>
      <w:bookmarkStart w:id="227" w:name="_Toc213923762"/>
      <w:r>
        <w:t>6 Unresolved Requirements</w:t>
      </w:r>
      <w:bookmarkEnd w:id="227"/>
    </w:p>
    <w:p w14:paraId="2FEFB285" w14:textId="77777777" w:rsidR="00BA1A62" w:rsidRDefault="00FA4E34">
      <w:pPr>
        <w:spacing w:after="200"/>
      </w:pPr>
      <w:r>
        <w:t>To be populated pending Business Requirements Document review with the Pivot Interiors team.</w:t>
      </w:r>
    </w:p>
    <w:p w14:paraId="37A660C8" w14:textId="77777777" w:rsidR="00464AAB" w:rsidRDefault="00464AAB">
      <w:pPr>
        <w:spacing w:after="200"/>
      </w:pP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240"/>
        <w:gridCol w:w="1670"/>
        <w:gridCol w:w="2165"/>
        <w:gridCol w:w="3941"/>
      </w:tblGrid>
      <w:tr w:rsidR="00464AAB" w:rsidRPr="00464AAB" w14:paraId="069834C0" w14:textId="77777777" w:rsidTr="4A99E66A">
        <w:trPr>
          <w:tblHeader/>
          <w:tblCellSpacing w:w="15" w:type="dxa"/>
        </w:trPr>
        <w:tc>
          <w:tcPr>
            <w:tcW w:w="0" w:type="auto"/>
            <w:vAlign w:val="center"/>
            <w:hideMark/>
          </w:tcPr>
          <w:p w14:paraId="4D3158DF" w14:textId="77777777" w:rsidR="00464AAB" w:rsidRPr="00464AAB" w:rsidRDefault="00464AAB" w:rsidP="00464AAB">
            <w:pPr>
              <w:spacing w:after="200"/>
              <w:rPr>
                <w:b/>
                <w:bCs/>
              </w:rPr>
            </w:pPr>
            <w:r w:rsidRPr="00464AAB">
              <w:rPr>
                <w:b/>
                <w:bCs/>
              </w:rPr>
              <w:t>Area</w:t>
            </w:r>
          </w:p>
        </w:tc>
        <w:tc>
          <w:tcPr>
            <w:tcW w:w="0" w:type="auto"/>
            <w:vAlign w:val="center"/>
            <w:hideMark/>
          </w:tcPr>
          <w:p w14:paraId="792B3907" w14:textId="77777777" w:rsidR="00464AAB" w:rsidRPr="00464AAB" w:rsidRDefault="00464AAB" w:rsidP="00464AAB">
            <w:pPr>
              <w:spacing w:after="200"/>
              <w:rPr>
                <w:b/>
                <w:bCs/>
              </w:rPr>
            </w:pPr>
            <w:r w:rsidRPr="00464AAB">
              <w:rPr>
                <w:b/>
                <w:bCs/>
              </w:rPr>
              <w:t>Description</w:t>
            </w:r>
          </w:p>
        </w:tc>
        <w:tc>
          <w:tcPr>
            <w:tcW w:w="0" w:type="auto"/>
            <w:vAlign w:val="center"/>
            <w:hideMark/>
          </w:tcPr>
          <w:p w14:paraId="0A37AF77" w14:textId="77777777" w:rsidR="00464AAB" w:rsidRPr="00464AAB" w:rsidRDefault="00464AAB" w:rsidP="00464AAB">
            <w:pPr>
              <w:spacing w:after="200"/>
              <w:rPr>
                <w:b/>
                <w:bCs/>
              </w:rPr>
            </w:pPr>
            <w:r w:rsidRPr="00464AAB">
              <w:rPr>
                <w:b/>
                <w:bCs/>
              </w:rPr>
              <w:t>Impact</w:t>
            </w:r>
          </w:p>
        </w:tc>
        <w:tc>
          <w:tcPr>
            <w:tcW w:w="0" w:type="auto"/>
            <w:vAlign w:val="center"/>
            <w:hideMark/>
          </w:tcPr>
          <w:p w14:paraId="15532DB1" w14:textId="77777777" w:rsidR="00464AAB" w:rsidRPr="00464AAB" w:rsidRDefault="00464AAB" w:rsidP="00464AAB">
            <w:pPr>
              <w:spacing w:after="200"/>
              <w:rPr>
                <w:b/>
                <w:bCs/>
              </w:rPr>
            </w:pPr>
            <w:r w:rsidRPr="00464AAB">
              <w:rPr>
                <w:b/>
                <w:bCs/>
              </w:rPr>
              <w:t>Proposed Mitigation Strategy</w:t>
            </w:r>
          </w:p>
        </w:tc>
      </w:tr>
      <w:tr w:rsidR="00464AAB" w:rsidRPr="00464AAB" w14:paraId="37412C84" w14:textId="77777777" w:rsidTr="4A99E66A">
        <w:trPr>
          <w:tblCellSpacing w:w="15" w:type="dxa"/>
        </w:trPr>
        <w:tc>
          <w:tcPr>
            <w:tcW w:w="0" w:type="auto"/>
            <w:vAlign w:val="center"/>
            <w:hideMark/>
          </w:tcPr>
          <w:p w14:paraId="182C5ECD" w14:textId="77777777" w:rsidR="00464AAB" w:rsidRPr="00464AAB" w:rsidRDefault="00464AAB" w:rsidP="00464AAB">
            <w:pPr>
              <w:spacing w:after="200"/>
            </w:pPr>
            <w:r w:rsidRPr="00464AAB">
              <w:t>3.01 Receiving &amp; Warehouse</w:t>
            </w:r>
          </w:p>
        </w:tc>
        <w:tc>
          <w:tcPr>
            <w:tcW w:w="0" w:type="auto"/>
            <w:vAlign w:val="center"/>
            <w:hideMark/>
          </w:tcPr>
          <w:p w14:paraId="793DA906" w14:textId="77777777" w:rsidR="00464AAB" w:rsidRPr="00464AAB" w:rsidRDefault="00464AAB" w:rsidP="00464AAB">
            <w:pPr>
              <w:spacing w:after="200"/>
            </w:pPr>
            <w:r w:rsidRPr="00464AAB">
              <w:t>CAM (Client Asset Management) integration timeline and approach for SnapTracker replacement functionality</w:t>
            </w:r>
          </w:p>
        </w:tc>
        <w:tc>
          <w:tcPr>
            <w:tcW w:w="0" w:type="auto"/>
            <w:vAlign w:val="center"/>
            <w:hideMark/>
          </w:tcPr>
          <w:p w14:paraId="4D8A411E" w14:textId="77777777" w:rsidR="00464AAB" w:rsidRPr="00464AAB" w:rsidRDefault="00464AAB" w:rsidP="00464AAB">
            <w:pPr>
              <w:spacing w:after="200"/>
            </w:pPr>
            <w:r w:rsidRPr="00464AAB">
              <w:t>Medium - Client-owned storage tracking currently managed in separate system (SnapTracker since 2021)</w:t>
            </w:r>
          </w:p>
        </w:tc>
        <w:tc>
          <w:tcPr>
            <w:tcW w:w="0" w:type="auto"/>
            <w:vAlign w:val="center"/>
            <w:hideMark/>
          </w:tcPr>
          <w:p w14:paraId="4BF0F224" w14:textId="77777777" w:rsidR="00464AAB" w:rsidRPr="00464AAB" w:rsidRDefault="00464AAB" w:rsidP="00464AAB">
            <w:pPr>
              <w:spacing w:after="200"/>
            </w:pPr>
            <w:r w:rsidRPr="00464AAB">
              <w:t>Defer to Phase 2 after core receiving processes are stable. Evaluate CAM SuiteApp capabilities and integration requirements in follow-up session.</w:t>
            </w:r>
          </w:p>
        </w:tc>
      </w:tr>
      <w:tr w:rsidR="00464AAB" w:rsidRPr="00464AAB" w14:paraId="08A2B4A5" w14:textId="77777777" w:rsidTr="4A99E66A">
        <w:trPr>
          <w:tblCellSpacing w:w="15" w:type="dxa"/>
        </w:trPr>
        <w:tc>
          <w:tcPr>
            <w:tcW w:w="0" w:type="auto"/>
            <w:vAlign w:val="center"/>
            <w:hideMark/>
          </w:tcPr>
          <w:p w14:paraId="5A55A6A2" w14:textId="77777777" w:rsidR="00464AAB" w:rsidRPr="00464AAB" w:rsidRDefault="00464AAB" w:rsidP="00464AAB">
            <w:pPr>
              <w:spacing w:after="200"/>
            </w:pPr>
            <w:r w:rsidRPr="00464AAB">
              <w:t>3.04 Vendor Returns</w:t>
            </w:r>
          </w:p>
        </w:tc>
        <w:tc>
          <w:tcPr>
            <w:tcW w:w="0" w:type="auto"/>
            <w:vAlign w:val="center"/>
            <w:hideMark/>
          </w:tcPr>
          <w:p w14:paraId="22E67729" w14:textId="77777777" w:rsidR="00464AAB" w:rsidRPr="00464AAB" w:rsidRDefault="00464AAB" w:rsidP="00464AAB">
            <w:pPr>
              <w:spacing w:after="200"/>
            </w:pPr>
            <w:r w:rsidRPr="00464AAB">
              <w:t>Formal VRA process decision - implement structured workflow vs. continue informal vendor-managed approach</w:t>
            </w:r>
          </w:p>
        </w:tc>
        <w:tc>
          <w:tcPr>
            <w:tcW w:w="0" w:type="auto"/>
            <w:vAlign w:val="center"/>
            <w:hideMark/>
          </w:tcPr>
          <w:p w14:paraId="7E761F5B" w14:textId="77777777" w:rsidR="00464AAB" w:rsidRPr="00464AAB" w:rsidRDefault="00464AAB" w:rsidP="00464AAB">
            <w:pPr>
              <w:spacing w:after="200"/>
            </w:pPr>
            <w:r w:rsidRPr="00464AAB">
              <w:t>Low - Vendor returns are infrequent; most vendors don't want products back</w:t>
            </w:r>
          </w:p>
        </w:tc>
        <w:tc>
          <w:tcPr>
            <w:tcW w:w="0" w:type="auto"/>
            <w:vAlign w:val="center"/>
            <w:hideMark/>
          </w:tcPr>
          <w:p w14:paraId="149DE07F" w14:textId="77777777" w:rsidR="00464AAB" w:rsidRPr="00464AAB" w:rsidRDefault="00464AAB" w:rsidP="00464AAB">
            <w:pPr>
              <w:spacing w:after="200"/>
            </w:pPr>
            <w:r w:rsidRPr="00464AAB">
              <w:t>Recommend starting with informal process in Phase 1, evaluate formal VRA for Phase 2 based on actual usage patterns and audit requirements.</w:t>
            </w:r>
          </w:p>
        </w:tc>
      </w:tr>
      <w:tr w:rsidR="00464AAB" w:rsidRPr="00464AAB" w14:paraId="0C1A57FA" w14:textId="77777777" w:rsidTr="4A99E66A">
        <w:trPr>
          <w:tblCellSpacing w:w="15" w:type="dxa"/>
        </w:trPr>
        <w:tc>
          <w:tcPr>
            <w:tcW w:w="0" w:type="auto"/>
            <w:vAlign w:val="center"/>
            <w:hideMark/>
          </w:tcPr>
          <w:p w14:paraId="64F8C713" w14:textId="77777777" w:rsidR="00464AAB" w:rsidRPr="00464AAB" w:rsidRDefault="00464AAB" w:rsidP="00464AAB">
            <w:pPr>
              <w:spacing w:after="200"/>
            </w:pPr>
            <w:r w:rsidRPr="00464AAB">
              <w:t>3.05 Time Tracking</w:t>
            </w:r>
          </w:p>
        </w:tc>
        <w:tc>
          <w:tcPr>
            <w:tcW w:w="0" w:type="auto"/>
            <w:vAlign w:val="center"/>
            <w:hideMark/>
          </w:tcPr>
          <w:p w14:paraId="36FA1964" w14:textId="77777777" w:rsidR="00464AAB" w:rsidRPr="00464AAB" w:rsidRDefault="00464AAB" w:rsidP="00464AAB">
            <w:pPr>
              <w:spacing w:after="200"/>
            </w:pPr>
            <w:r w:rsidRPr="00464AAB">
              <w:t>User adoption strategy and training approach for comprehensive time entry across all resource types</w:t>
            </w:r>
          </w:p>
        </w:tc>
        <w:tc>
          <w:tcPr>
            <w:tcW w:w="0" w:type="auto"/>
            <w:vAlign w:val="center"/>
            <w:hideMark/>
          </w:tcPr>
          <w:p w14:paraId="33ACE3FA" w14:textId="77777777" w:rsidR="00464AAB" w:rsidRPr="00464AAB" w:rsidRDefault="00464AAB" w:rsidP="00464AAB">
            <w:pPr>
              <w:spacing w:after="200"/>
            </w:pPr>
            <w:r w:rsidRPr="00464AAB">
              <w:t>High - Success depends on consistent time entry by employees, subcontractors, and temporary workers</w:t>
            </w:r>
          </w:p>
        </w:tc>
        <w:tc>
          <w:tcPr>
            <w:tcW w:w="0" w:type="auto"/>
            <w:vAlign w:val="center"/>
            <w:hideMark/>
          </w:tcPr>
          <w:p w14:paraId="7C702D01" w14:textId="77777777" w:rsidR="00464AAB" w:rsidRDefault="20B4BF47" w:rsidP="00464AAB">
            <w:pPr>
              <w:spacing w:after="200"/>
            </w:pPr>
            <w:r>
              <w:t xml:space="preserve">Develop comprehensive training program with mobile time entry demo, clear procedures, and management </w:t>
            </w:r>
            <w:commentRangeStart w:id="228"/>
            <w:commentRangeStart w:id="229"/>
            <w:commentRangeStart w:id="230"/>
            <w:r>
              <w:t>enforcement</w:t>
            </w:r>
            <w:commentRangeEnd w:id="228"/>
            <w:r w:rsidR="00464AAB">
              <w:rPr>
                <w:rStyle w:val="CommentReference"/>
                <w:sz w:val="22"/>
                <w:szCs w:val="22"/>
              </w:rPr>
              <w:commentReference w:id="228"/>
            </w:r>
            <w:commentRangeEnd w:id="229"/>
            <w:r>
              <w:rPr>
                <w:rStyle w:val="CommentReference"/>
                <w:sz w:val="22"/>
                <w:szCs w:val="22"/>
              </w:rPr>
              <w:commentReference w:id="229"/>
            </w:r>
            <w:commentRangeEnd w:id="230"/>
            <w:r>
              <w:rPr>
                <w:rStyle w:val="CommentReference"/>
                <w:sz w:val="22"/>
                <w:szCs w:val="22"/>
              </w:rPr>
              <w:commentReference w:id="230"/>
            </w:r>
            <w:r>
              <w:t xml:space="preserve"> of time tracking policies.</w:t>
            </w:r>
          </w:p>
          <w:p w14:paraId="0AB2AEB6" w14:textId="238A02F1" w:rsidR="00020D2A" w:rsidRPr="00464AAB" w:rsidRDefault="00020D2A" w:rsidP="00464AAB">
            <w:pPr>
              <w:spacing w:after="200"/>
            </w:pPr>
            <w:r>
              <w:t>Management dashboards available for employee time entries.</w:t>
            </w:r>
          </w:p>
        </w:tc>
      </w:tr>
      <w:tr w:rsidR="00464AAB" w:rsidRPr="00464AAB" w14:paraId="30DB116C" w14:textId="77777777" w:rsidTr="4A99E66A">
        <w:trPr>
          <w:tblCellSpacing w:w="15" w:type="dxa"/>
        </w:trPr>
        <w:tc>
          <w:tcPr>
            <w:tcW w:w="0" w:type="auto"/>
            <w:vAlign w:val="center"/>
            <w:hideMark/>
          </w:tcPr>
          <w:p w14:paraId="69ADD661" w14:textId="77777777" w:rsidR="00464AAB" w:rsidRPr="00464AAB" w:rsidRDefault="00464AAB" w:rsidP="00464AAB">
            <w:pPr>
              <w:spacing w:after="200"/>
            </w:pPr>
            <w:r w:rsidRPr="00464AAB">
              <w:t>3.07 Field Operations</w:t>
            </w:r>
          </w:p>
        </w:tc>
        <w:tc>
          <w:tcPr>
            <w:tcW w:w="0" w:type="auto"/>
            <w:vAlign w:val="center"/>
            <w:hideMark/>
          </w:tcPr>
          <w:p w14:paraId="4D0628CB" w14:textId="77777777" w:rsidR="00464AAB" w:rsidRPr="00464AAB" w:rsidRDefault="00464AAB" w:rsidP="00464AAB">
            <w:pPr>
              <w:spacing w:after="200"/>
            </w:pPr>
            <w:r w:rsidRPr="00464AAB">
              <w:t>PlanGrid migration strategy and document transfer approach</w:t>
            </w:r>
          </w:p>
        </w:tc>
        <w:tc>
          <w:tcPr>
            <w:tcW w:w="0" w:type="auto"/>
            <w:vAlign w:val="center"/>
            <w:hideMark/>
          </w:tcPr>
          <w:p w14:paraId="0057E09F" w14:textId="77777777" w:rsidR="00464AAB" w:rsidRPr="00464AAB" w:rsidRDefault="00464AAB" w:rsidP="00464AAB">
            <w:pPr>
              <w:spacing w:after="200"/>
            </w:pPr>
            <w:r w:rsidRPr="00464AAB">
              <w:t>Medium - Need to plan migration of floor plans, documents, and historical project data from PlanGrid</w:t>
            </w:r>
          </w:p>
        </w:tc>
        <w:tc>
          <w:tcPr>
            <w:tcW w:w="0" w:type="auto"/>
            <w:vAlign w:val="center"/>
            <w:hideMark/>
          </w:tcPr>
          <w:p w14:paraId="47E78CA5" w14:textId="77777777" w:rsidR="00464AAB" w:rsidRDefault="00464AAB" w:rsidP="00464AAB">
            <w:pPr>
              <w:spacing w:after="200"/>
            </w:pPr>
            <w:commentRangeStart w:id="231"/>
            <w:commentRangeStart w:id="232"/>
            <w:commentRangeStart w:id="233"/>
            <w:r w:rsidRPr="00464AAB">
              <w:t>Run parallel systems during transition period. Define which historical documents migrate vs. archive in PlanGrid. Brian Hagerty to provide field service application screenshots</w:t>
            </w:r>
            <w:commentRangeEnd w:id="231"/>
            <w:r w:rsidR="008B5237" w:rsidRPr="00464AAB">
              <w:rPr>
                <w:rStyle w:val="CommentReference"/>
                <w:sz w:val="22"/>
                <w:szCs w:val="22"/>
              </w:rPr>
              <w:commentReference w:id="231"/>
            </w:r>
            <w:commentRangeEnd w:id="232"/>
            <w:r w:rsidRPr="00464AAB">
              <w:rPr>
                <w:rStyle w:val="CommentReference"/>
                <w:sz w:val="22"/>
                <w:szCs w:val="22"/>
              </w:rPr>
              <w:commentReference w:id="232"/>
            </w:r>
            <w:commentRangeEnd w:id="233"/>
            <w:r w:rsidRPr="00464AAB">
              <w:rPr>
                <w:rStyle w:val="CommentReference"/>
                <w:sz w:val="22"/>
                <w:szCs w:val="22"/>
              </w:rPr>
              <w:commentReference w:id="233"/>
            </w:r>
            <w:r w:rsidRPr="00464AAB">
              <w:t>.</w:t>
            </w:r>
          </w:p>
          <w:p w14:paraId="4650E451" w14:textId="7BF18C39" w:rsidR="00020D2A" w:rsidRPr="00464AAB" w:rsidRDefault="00020D2A" w:rsidP="00464AAB">
            <w:pPr>
              <w:spacing w:after="200"/>
            </w:pPr>
            <w:r>
              <w:t>Deadline for migration to Orion Field Service is Q3 2026</w:t>
            </w:r>
          </w:p>
        </w:tc>
      </w:tr>
      <w:tr w:rsidR="00464AAB" w:rsidRPr="00464AAB" w14:paraId="4AAB8512" w14:textId="77777777" w:rsidTr="4A99E66A">
        <w:trPr>
          <w:tblCellSpacing w:w="15" w:type="dxa"/>
        </w:trPr>
        <w:tc>
          <w:tcPr>
            <w:tcW w:w="0" w:type="auto"/>
            <w:vAlign w:val="center"/>
            <w:hideMark/>
          </w:tcPr>
          <w:p w14:paraId="5F38170D" w14:textId="77777777" w:rsidR="00464AAB" w:rsidRPr="00464AAB" w:rsidRDefault="00464AAB" w:rsidP="00464AAB">
            <w:pPr>
              <w:spacing w:after="200"/>
            </w:pPr>
            <w:r w:rsidRPr="00464AAB">
              <w:t>3.07 Field Operations</w:t>
            </w:r>
          </w:p>
        </w:tc>
        <w:tc>
          <w:tcPr>
            <w:tcW w:w="0" w:type="auto"/>
            <w:vAlign w:val="center"/>
            <w:hideMark/>
          </w:tcPr>
          <w:p w14:paraId="05D93E1E" w14:textId="77777777" w:rsidR="00464AAB" w:rsidRPr="00464AAB" w:rsidRDefault="00464AAB" w:rsidP="00464AAB">
            <w:pPr>
              <w:spacing w:after="200"/>
            </w:pPr>
            <w:r w:rsidRPr="00464AAB">
              <w:t>Mobile device readiness for all field team members</w:t>
            </w:r>
          </w:p>
        </w:tc>
        <w:tc>
          <w:tcPr>
            <w:tcW w:w="0" w:type="auto"/>
            <w:vAlign w:val="center"/>
            <w:hideMark/>
          </w:tcPr>
          <w:p w14:paraId="7A30CA0E" w14:textId="0AEAB689" w:rsidR="00464AAB" w:rsidRPr="00464AAB" w:rsidRDefault="00464AAB" w:rsidP="00464AAB">
            <w:pPr>
              <w:spacing w:after="200"/>
            </w:pPr>
            <w:r w:rsidRPr="00464AAB">
              <w:t xml:space="preserve">Medium - Field teams need tablets/smartphones capable of running </w:t>
            </w:r>
            <w:r w:rsidR="00406EB7">
              <w:t>NetSuite Orion</w:t>
            </w:r>
            <w:r w:rsidRPr="00464AAB">
              <w:t xml:space="preserve"> Field Service app</w:t>
            </w:r>
          </w:p>
        </w:tc>
        <w:tc>
          <w:tcPr>
            <w:tcW w:w="0" w:type="auto"/>
            <w:vAlign w:val="center"/>
            <w:hideMark/>
          </w:tcPr>
          <w:p w14:paraId="3CC46E07" w14:textId="77777777" w:rsidR="00464AAB" w:rsidRPr="00464AAB" w:rsidRDefault="00464AAB" w:rsidP="00464AAB">
            <w:pPr>
              <w:spacing w:after="200"/>
            </w:pPr>
            <w:r w:rsidRPr="00464AAB">
              <w:t xml:space="preserve">Conduct device inventory assessment. Determine if existing devices are adequate or if new devices </w:t>
            </w:r>
            <w:proofErr w:type="gramStart"/>
            <w:r w:rsidRPr="00464AAB">
              <w:t>needed</w:t>
            </w:r>
            <w:proofErr w:type="gramEnd"/>
            <w:r w:rsidRPr="00464AAB">
              <w:t>. Budget for any required hardware purchases.</w:t>
            </w:r>
          </w:p>
        </w:tc>
      </w:tr>
      <w:tr w:rsidR="00464AAB" w:rsidRPr="00464AAB" w14:paraId="28DA5CC9" w14:textId="77777777" w:rsidTr="4A99E66A">
        <w:trPr>
          <w:tblCellSpacing w:w="15" w:type="dxa"/>
        </w:trPr>
        <w:tc>
          <w:tcPr>
            <w:tcW w:w="0" w:type="auto"/>
            <w:vAlign w:val="center"/>
            <w:hideMark/>
          </w:tcPr>
          <w:p w14:paraId="033EB70B" w14:textId="77777777" w:rsidR="00464AAB" w:rsidRPr="00464AAB" w:rsidRDefault="00464AAB" w:rsidP="00464AAB">
            <w:pPr>
              <w:spacing w:after="200"/>
            </w:pPr>
            <w:r w:rsidRPr="00464AAB">
              <w:t>General</w:t>
            </w:r>
          </w:p>
        </w:tc>
        <w:tc>
          <w:tcPr>
            <w:tcW w:w="0" w:type="auto"/>
            <w:vAlign w:val="center"/>
            <w:hideMark/>
          </w:tcPr>
          <w:p w14:paraId="1800C989" w14:textId="77777777" w:rsidR="00464AAB" w:rsidRPr="00464AAB" w:rsidRDefault="00464AAB" w:rsidP="00464AAB">
            <w:pPr>
              <w:spacing w:after="200"/>
            </w:pPr>
            <w:r w:rsidRPr="00464AAB">
              <w:t>Job site receiving requirements for audit compliance</w:t>
            </w:r>
          </w:p>
        </w:tc>
        <w:tc>
          <w:tcPr>
            <w:tcW w:w="0" w:type="auto"/>
            <w:vAlign w:val="center"/>
            <w:hideMark/>
          </w:tcPr>
          <w:p w14:paraId="71404A83" w14:textId="77777777" w:rsidR="00464AAB" w:rsidRPr="00464AAB" w:rsidRDefault="00464AAB" w:rsidP="00464AAB">
            <w:pPr>
              <w:spacing w:after="200"/>
            </w:pPr>
            <w:r w:rsidRPr="00464AAB">
              <w:t>Medium - Sandra and Marcus to have preliminary conversation, then include in Financial Management Discovery Session</w:t>
            </w:r>
          </w:p>
        </w:tc>
        <w:tc>
          <w:tcPr>
            <w:tcW w:w="0" w:type="auto"/>
            <w:vAlign w:val="center"/>
            <w:hideMark/>
          </w:tcPr>
          <w:p w14:paraId="4A7767D8" w14:textId="77777777" w:rsidR="00464AAB" w:rsidRPr="00464AAB" w:rsidRDefault="00464AAB" w:rsidP="00464AAB">
            <w:pPr>
              <w:spacing w:after="200"/>
            </w:pPr>
            <w:r w:rsidRPr="00464AAB">
              <w:t>Coordinate with Finance team to define job site receiving workflow that maintains audit trail compliance while supporting field operations.</w:t>
            </w:r>
          </w:p>
        </w:tc>
      </w:tr>
      <w:tr w:rsidR="00464AAB" w:rsidRPr="00464AAB" w14:paraId="17BF765A" w14:textId="77777777" w:rsidTr="4A99E66A">
        <w:trPr>
          <w:tblCellSpacing w:w="15" w:type="dxa"/>
        </w:trPr>
        <w:tc>
          <w:tcPr>
            <w:tcW w:w="0" w:type="auto"/>
            <w:vAlign w:val="center"/>
            <w:hideMark/>
          </w:tcPr>
          <w:p w14:paraId="5C265EB7" w14:textId="77777777" w:rsidR="00464AAB" w:rsidRPr="00464AAB" w:rsidRDefault="00464AAB" w:rsidP="00464AAB">
            <w:pPr>
              <w:spacing w:after="200"/>
            </w:pPr>
            <w:r w:rsidRPr="00464AAB">
              <w:t>General</w:t>
            </w:r>
          </w:p>
        </w:tc>
        <w:tc>
          <w:tcPr>
            <w:tcW w:w="0" w:type="auto"/>
            <w:vAlign w:val="center"/>
            <w:hideMark/>
          </w:tcPr>
          <w:p w14:paraId="470C6833" w14:textId="77777777" w:rsidR="00464AAB" w:rsidRPr="00464AAB" w:rsidRDefault="00464AAB" w:rsidP="00464AAB">
            <w:pPr>
              <w:spacing w:after="200"/>
            </w:pPr>
            <w:r w:rsidRPr="00464AAB">
              <w:t>Field Service app and Operations Suite updates demonstration</w:t>
            </w:r>
          </w:p>
        </w:tc>
        <w:tc>
          <w:tcPr>
            <w:tcW w:w="0" w:type="auto"/>
            <w:vAlign w:val="center"/>
            <w:hideMark/>
          </w:tcPr>
          <w:p w14:paraId="42063E93" w14:textId="77777777" w:rsidR="00464AAB" w:rsidRPr="00464AAB" w:rsidRDefault="00464AAB" w:rsidP="00464AAB">
            <w:pPr>
              <w:spacing w:after="200"/>
            </w:pPr>
            <w:r w:rsidRPr="00464AAB">
              <w:t>Low - Team wants to see full capabilities before finalizing requirements</w:t>
            </w:r>
          </w:p>
        </w:tc>
        <w:tc>
          <w:tcPr>
            <w:tcW w:w="0" w:type="auto"/>
            <w:vAlign w:val="center"/>
            <w:hideMark/>
          </w:tcPr>
          <w:p w14:paraId="049B6346" w14:textId="2C2B06D9" w:rsidR="00464AAB" w:rsidRPr="00464AAB" w:rsidRDefault="00464AAB" w:rsidP="00464AAB">
            <w:pPr>
              <w:spacing w:after="200"/>
            </w:pPr>
            <w:r w:rsidRPr="00464AAB">
              <w:t xml:space="preserve">Schedule comprehensive demo of </w:t>
            </w:r>
            <w:r w:rsidR="00406EB7">
              <w:t>NetSuite Orion</w:t>
            </w:r>
            <w:r w:rsidRPr="00464AAB">
              <w:t xml:space="preserve"> Field Service app and latest </w:t>
            </w:r>
            <w:proofErr w:type="gramStart"/>
            <w:r w:rsidRPr="00464AAB">
              <w:t>Operations Suite</w:t>
            </w:r>
            <w:proofErr w:type="gramEnd"/>
            <w:r w:rsidRPr="00464AAB">
              <w:t xml:space="preserve"> features with Pivot team.</w:t>
            </w:r>
          </w:p>
        </w:tc>
      </w:tr>
      <w:tr w:rsidR="00464AAB" w:rsidRPr="00464AAB" w14:paraId="4E356F35" w14:textId="77777777" w:rsidTr="4A99E66A">
        <w:trPr>
          <w:tblCellSpacing w:w="15" w:type="dxa"/>
        </w:trPr>
        <w:tc>
          <w:tcPr>
            <w:tcW w:w="0" w:type="auto"/>
            <w:vAlign w:val="center"/>
            <w:hideMark/>
          </w:tcPr>
          <w:p w14:paraId="272C1511" w14:textId="77777777" w:rsidR="00464AAB" w:rsidRPr="00464AAB" w:rsidRDefault="00464AAB" w:rsidP="00464AAB">
            <w:pPr>
              <w:spacing w:after="200"/>
            </w:pPr>
            <w:r w:rsidRPr="00464AAB">
              <w:t>General</w:t>
            </w:r>
          </w:p>
        </w:tc>
        <w:tc>
          <w:tcPr>
            <w:tcW w:w="0" w:type="auto"/>
            <w:vAlign w:val="center"/>
            <w:hideMark/>
          </w:tcPr>
          <w:p w14:paraId="6130F3C2" w14:textId="77777777" w:rsidR="00464AAB" w:rsidRPr="00464AAB" w:rsidRDefault="00464AAB" w:rsidP="00464AAB">
            <w:pPr>
              <w:spacing w:after="200"/>
            </w:pPr>
            <w:r w:rsidRPr="00464AAB">
              <w:t>Historical data migration scope and strategy</w:t>
            </w:r>
          </w:p>
        </w:tc>
        <w:tc>
          <w:tcPr>
            <w:tcW w:w="0" w:type="auto"/>
            <w:vAlign w:val="center"/>
            <w:hideMark/>
          </w:tcPr>
          <w:p w14:paraId="2E04375D" w14:textId="77777777" w:rsidR="00464AAB" w:rsidRPr="00464AAB" w:rsidRDefault="00464AAB" w:rsidP="00464AAB">
            <w:pPr>
              <w:spacing w:after="200"/>
            </w:pPr>
            <w:r w:rsidRPr="00464AAB">
              <w:t>Medium - Need to determine which historical data (work orders, time entries, punch lists) should be migrated vs. archived</w:t>
            </w:r>
          </w:p>
        </w:tc>
        <w:tc>
          <w:tcPr>
            <w:tcW w:w="0" w:type="auto"/>
            <w:vAlign w:val="center"/>
            <w:hideMark/>
          </w:tcPr>
          <w:p w14:paraId="72CCB51C" w14:textId="77777777" w:rsidR="00464AAB" w:rsidRPr="00464AAB" w:rsidRDefault="00464AAB" w:rsidP="00464AAB">
            <w:pPr>
              <w:spacing w:after="200"/>
            </w:pPr>
            <w:r w:rsidRPr="00464AAB">
              <w:t>Define data migration strategy during Realize phase. Recommend migrating only active/open items at cutover, archive historical data for reference.</w:t>
            </w:r>
          </w:p>
        </w:tc>
      </w:tr>
    </w:tbl>
    <w:p w14:paraId="351165EC" w14:textId="77777777" w:rsidR="00BA1A62" w:rsidRDefault="00BA1A62">
      <w:pPr>
        <w:pageBreakBefore/>
      </w:pPr>
    </w:p>
    <w:p w14:paraId="777FED24" w14:textId="77777777" w:rsidR="00BA1A62" w:rsidRPr="001A74D8" w:rsidRDefault="00FA4E34" w:rsidP="001A74D8">
      <w:pPr>
        <w:pStyle w:val="Heading1"/>
      </w:pPr>
      <w:bookmarkStart w:id="234" w:name="_Toc213923763"/>
      <w:r w:rsidRPr="001A74D8">
        <w:t>7 Signatures</w:t>
      </w:r>
      <w:bookmarkEnd w:id="234"/>
    </w:p>
    <w:p w14:paraId="01B97930" w14:textId="04BEED0B" w:rsidR="00BA1A62" w:rsidRDefault="00FA4E34">
      <w:pPr>
        <w:spacing w:after="200"/>
      </w:pPr>
      <w:r>
        <w:t xml:space="preserve">Sign-off represents agreement on behalf of both Client and GSI of the Business Requirements for this process area of the </w:t>
      </w:r>
      <w:r w:rsidR="005F2F10">
        <w:t>NetSuite Orion</w:t>
      </w:r>
      <w:r>
        <w:t xml:space="preserve"> implementation. Sign-off provides the go-ahead to begin the Realize stage.</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00" w:type="dxa"/>
          <w:left w:w="180" w:type="dxa"/>
          <w:bottom w:w="100" w:type="dxa"/>
          <w:right w:w="180" w:type="dxa"/>
        </w:tblCellMar>
        <w:tblLook w:val="04A0" w:firstRow="1" w:lastRow="0" w:firstColumn="1" w:lastColumn="0" w:noHBand="0" w:noVBand="1"/>
      </w:tblPr>
      <w:tblGrid>
        <w:gridCol w:w="4512"/>
        <w:gridCol w:w="4512"/>
      </w:tblGrid>
      <w:tr w:rsidR="00BA1A62" w14:paraId="4CCE261D" w14:textId="77777777">
        <w:trPr>
          <w:tblHeader/>
        </w:trPr>
        <w:tc>
          <w:tcPr>
            <w:tcW w:w="4680" w:type="dxa"/>
            <w:tcBorders>
              <w:top w:val="single" w:sz="1" w:space="0" w:color="000000"/>
              <w:left w:val="single" w:sz="1" w:space="0" w:color="000000"/>
              <w:bottom w:val="single" w:sz="1" w:space="0" w:color="000000"/>
              <w:right w:val="single" w:sz="1" w:space="0" w:color="000000"/>
            </w:tcBorders>
            <w:shd w:val="clear" w:color="auto" w:fill="4472C4"/>
          </w:tcPr>
          <w:p w14:paraId="436AEAB3" w14:textId="77777777" w:rsidR="00BA1A62" w:rsidRDefault="00FA4E34">
            <w:pPr>
              <w:jc w:val="center"/>
            </w:pPr>
            <w:r>
              <w:rPr>
                <w:b/>
                <w:bCs/>
                <w:color w:val="FFFFFF"/>
              </w:rPr>
              <w:t>Pivot Interiors, Inc.</w:t>
            </w:r>
          </w:p>
        </w:tc>
        <w:tc>
          <w:tcPr>
            <w:tcW w:w="4680" w:type="dxa"/>
            <w:tcBorders>
              <w:top w:val="single" w:sz="1" w:space="0" w:color="000000"/>
              <w:left w:val="single" w:sz="1" w:space="0" w:color="000000"/>
              <w:bottom w:val="single" w:sz="1" w:space="0" w:color="000000"/>
              <w:right w:val="single" w:sz="1" w:space="0" w:color="000000"/>
            </w:tcBorders>
            <w:shd w:val="clear" w:color="auto" w:fill="4472C4"/>
          </w:tcPr>
          <w:p w14:paraId="77BA9AB6" w14:textId="77777777" w:rsidR="00BA1A62" w:rsidRDefault="00FA4E34">
            <w:pPr>
              <w:jc w:val="center"/>
            </w:pPr>
            <w:r>
              <w:rPr>
                <w:b/>
                <w:bCs/>
                <w:color w:val="FFFFFF"/>
              </w:rPr>
              <w:t>GSI Inc.</w:t>
            </w:r>
          </w:p>
        </w:tc>
      </w:tr>
      <w:tr w:rsidR="00BA1A62" w14:paraId="555AF5D1" w14:textId="77777777">
        <w:tc>
          <w:tcPr>
            <w:tcW w:w="4680" w:type="dxa"/>
            <w:tcBorders>
              <w:top w:val="single" w:sz="1" w:space="0" w:color="000000"/>
              <w:left w:val="single" w:sz="1" w:space="0" w:color="000000"/>
              <w:bottom w:val="single" w:sz="1" w:space="0" w:color="000000"/>
              <w:right w:val="single" w:sz="1" w:space="0" w:color="000000"/>
            </w:tcBorders>
          </w:tcPr>
          <w:p w14:paraId="1B98F2E4" w14:textId="77777777" w:rsidR="00BA1A62" w:rsidRDefault="00FA4E34">
            <w:r>
              <w:t>Signature:</w:t>
            </w:r>
          </w:p>
          <w:p w14:paraId="55AACBD3" w14:textId="77777777" w:rsidR="00BA1A62" w:rsidRDefault="00BA1A62"/>
          <w:p w14:paraId="145A43EF" w14:textId="77777777" w:rsidR="00BA1A62" w:rsidRDefault="00BA1A62"/>
        </w:tc>
        <w:tc>
          <w:tcPr>
            <w:tcW w:w="4680" w:type="dxa"/>
            <w:tcBorders>
              <w:top w:val="single" w:sz="1" w:space="0" w:color="000000"/>
              <w:left w:val="single" w:sz="1" w:space="0" w:color="000000"/>
              <w:bottom w:val="single" w:sz="1" w:space="0" w:color="000000"/>
              <w:right w:val="single" w:sz="1" w:space="0" w:color="000000"/>
            </w:tcBorders>
          </w:tcPr>
          <w:p w14:paraId="65ECD8FA" w14:textId="77777777" w:rsidR="00BA1A62" w:rsidRDefault="00FA4E34">
            <w:r>
              <w:t>Signature:</w:t>
            </w:r>
          </w:p>
          <w:p w14:paraId="4A4CCEA7" w14:textId="77777777" w:rsidR="00BA1A62" w:rsidRDefault="00BA1A62"/>
          <w:p w14:paraId="7FA0C2B7" w14:textId="77777777" w:rsidR="00BA1A62" w:rsidRDefault="00BA1A62"/>
        </w:tc>
      </w:tr>
      <w:tr w:rsidR="00BA1A62" w14:paraId="63E727DE" w14:textId="77777777">
        <w:tc>
          <w:tcPr>
            <w:tcW w:w="4680" w:type="dxa"/>
            <w:tcBorders>
              <w:top w:val="single" w:sz="1" w:space="0" w:color="000000"/>
              <w:left w:val="single" w:sz="1" w:space="0" w:color="000000"/>
              <w:bottom w:val="single" w:sz="1" w:space="0" w:color="000000"/>
              <w:right w:val="single" w:sz="1" w:space="0" w:color="000000"/>
            </w:tcBorders>
          </w:tcPr>
          <w:p w14:paraId="1D953F33" w14:textId="77777777" w:rsidR="00BA1A62" w:rsidRDefault="00FA4E34">
            <w:r>
              <w:t>Date:</w:t>
            </w:r>
          </w:p>
        </w:tc>
        <w:tc>
          <w:tcPr>
            <w:tcW w:w="4680" w:type="dxa"/>
            <w:tcBorders>
              <w:top w:val="single" w:sz="1" w:space="0" w:color="000000"/>
              <w:left w:val="single" w:sz="1" w:space="0" w:color="000000"/>
              <w:bottom w:val="single" w:sz="1" w:space="0" w:color="000000"/>
              <w:right w:val="single" w:sz="1" w:space="0" w:color="000000"/>
            </w:tcBorders>
          </w:tcPr>
          <w:p w14:paraId="01A64D11" w14:textId="77777777" w:rsidR="00BA1A62" w:rsidRDefault="00FA4E34">
            <w:r>
              <w:t>Date:</w:t>
            </w:r>
          </w:p>
        </w:tc>
      </w:tr>
      <w:tr w:rsidR="00BA1A62" w14:paraId="128A6DA9" w14:textId="77777777">
        <w:tc>
          <w:tcPr>
            <w:tcW w:w="4680" w:type="dxa"/>
            <w:tcBorders>
              <w:top w:val="single" w:sz="1" w:space="0" w:color="000000"/>
              <w:left w:val="single" w:sz="1" w:space="0" w:color="000000"/>
              <w:bottom w:val="single" w:sz="1" w:space="0" w:color="000000"/>
              <w:right w:val="single" w:sz="1" w:space="0" w:color="000000"/>
            </w:tcBorders>
          </w:tcPr>
          <w:p w14:paraId="35F14D50" w14:textId="77777777" w:rsidR="00BA1A62" w:rsidRDefault="00FA4E34">
            <w:r>
              <w:t>Name:</w:t>
            </w:r>
          </w:p>
        </w:tc>
        <w:tc>
          <w:tcPr>
            <w:tcW w:w="4680" w:type="dxa"/>
            <w:tcBorders>
              <w:top w:val="single" w:sz="1" w:space="0" w:color="000000"/>
              <w:left w:val="single" w:sz="1" w:space="0" w:color="000000"/>
              <w:bottom w:val="single" w:sz="1" w:space="0" w:color="000000"/>
              <w:right w:val="single" w:sz="1" w:space="0" w:color="000000"/>
            </w:tcBorders>
          </w:tcPr>
          <w:p w14:paraId="052FB6F4" w14:textId="77777777" w:rsidR="00BA1A62" w:rsidRDefault="00FA4E34">
            <w:r>
              <w:t>Name:</w:t>
            </w:r>
          </w:p>
        </w:tc>
      </w:tr>
      <w:tr w:rsidR="00BA1A62" w14:paraId="122AD56A" w14:textId="77777777">
        <w:tc>
          <w:tcPr>
            <w:tcW w:w="4680" w:type="dxa"/>
            <w:tcBorders>
              <w:top w:val="single" w:sz="1" w:space="0" w:color="000000"/>
              <w:left w:val="single" w:sz="1" w:space="0" w:color="000000"/>
              <w:bottom w:val="single" w:sz="1" w:space="0" w:color="000000"/>
              <w:right w:val="single" w:sz="1" w:space="0" w:color="000000"/>
            </w:tcBorders>
          </w:tcPr>
          <w:p w14:paraId="639D96A7" w14:textId="77777777" w:rsidR="00BA1A62" w:rsidRDefault="00FA4E34">
            <w:r>
              <w:t>Title:</w:t>
            </w:r>
          </w:p>
        </w:tc>
        <w:tc>
          <w:tcPr>
            <w:tcW w:w="4680" w:type="dxa"/>
            <w:tcBorders>
              <w:top w:val="single" w:sz="1" w:space="0" w:color="000000"/>
              <w:left w:val="single" w:sz="1" w:space="0" w:color="000000"/>
              <w:bottom w:val="single" w:sz="1" w:space="0" w:color="000000"/>
              <w:right w:val="single" w:sz="1" w:space="0" w:color="000000"/>
            </w:tcBorders>
          </w:tcPr>
          <w:p w14:paraId="2FA96F98" w14:textId="77777777" w:rsidR="00BA1A62" w:rsidRDefault="00FA4E34">
            <w:r>
              <w:t>Title:</w:t>
            </w:r>
          </w:p>
        </w:tc>
      </w:tr>
      <w:tr w:rsidR="00BA1A62" w14:paraId="572094F6" w14:textId="77777777">
        <w:tc>
          <w:tcPr>
            <w:tcW w:w="4680" w:type="dxa"/>
            <w:tcBorders>
              <w:top w:val="single" w:sz="1" w:space="0" w:color="000000"/>
              <w:left w:val="single" w:sz="1" w:space="0" w:color="000000"/>
              <w:bottom w:val="single" w:sz="1" w:space="0" w:color="000000"/>
              <w:right w:val="single" w:sz="1" w:space="0" w:color="000000"/>
            </w:tcBorders>
          </w:tcPr>
          <w:p w14:paraId="104A0A05" w14:textId="77777777" w:rsidR="00BA1A62" w:rsidRDefault="00FA4E34">
            <w:r>
              <w:t>Email:</w:t>
            </w:r>
          </w:p>
        </w:tc>
        <w:tc>
          <w:tcPr>
            <w:tcW w:w="4680" w:type="dxa"/>
            <w:tcBorders>
              <w:top w:val="single" w:sz="1" w:space="0" w:color="000000"/>
              <w:left w:val="single" w:sz="1" w:space="0" w:color="000000"/>
              <w:bottom w:val="single" w:sz="1" w:space="0" w:color="000000"/>
              <w:right w:val="single" w:sz="1" w:space="0" w:color="000000"/>
            </w:tcBorders>
          </w:tcPr>
          <w:p w14:paraId="036F1260" w14:textId="77777777" w:rsidR="00BA1A62" w:rsidRDefault="00FA4E34">
            <w:r>
              <w:t>Email:</w:t>
            </w:r>
          </w:p>
        </w:tc>
      </w:tr>
    </w:tbl>
    <w:p w14:paraId="17FF8207" w14:textId="77777777" w:rsidR="00FA4E34" w:rsidRDefault="00FA4E34">
      <w:pPr>
        <w:rPr>
          <w:ins w:id="235" w:author="Gary Strickland" w:date="2026-02-04T11:13:00Z" w16du:dateUtc="2026-02-04T16:13:00Z"/>
        </w:rPr>
      </w:pPr>
    </w:p>
    <w:p w14:paraId="0113B745" w14:textId="177EA3F0" w:rsidR="00D461EC" w:rsidRDefault="00D461EC">
      <w:pPr>
        <w:rPr>
          <w:ins w:id="236" w:author="Gary Strickland" w:date="2026-02-04T11:13:00Z" w16du:dateUtc="2026-02-04T16:13:00Z"/>
        </w:rPr>
      </w:pPr>
      <w:ins w:id="237" w:author="Gary Strickland" w:date="2026-02-04T11:13:00Z" w16du:dateUtc="2026-02-04T16:13:00Z">
        <w:r>
          <w:br w:type="page"/>
        </w:r>
      </w:ins>
    </w:p>
    <w:p w14:paraId="79E54A0D" w14:textId="707C710C" w:rsidR="00D461EC" w:rsidRDefault="00D461EC" w:rsidP="00D461EC">
      <w:pPr>
        <w:pStyle w:val="Heading1"/>
        <w:rPr>
          <w:ins w:id="238" w:author="Gary Strickland" w:date="2026-02-04T11:14:00Z" w16du:dateUtc="2026-02-04T16:14:00Z"/>
        </w:rPr>
      </w:pPr>
      <w:ins w:id="239" w:author="Gary Strickland" w:date="2026-02-04T11:14:00Z" w16du:dateUtc="2026-02-04T16:14:00Z">
        <w:r>
          <w:t>8</w:t>
        </w:r>
      </w:ins>
      <w:ins w:id="240" w:author="Gary Strickland" w:date="2026-02-04T11:13:00Z" w16du:dateUtc="2026-02-04T16:13:00Z">
        <w:r w:rsidRPr="001A74D8">
          <w:t xml:space="preserve"> </w:t>
        </w:r>
      </w:ins>
      <w:ins w:id="241" w:author="Gary Strickland" w:date="2026-02-04T11:14:00Z" w16du:dateUtc="2026-02-04T16:14:00Z">
        <w:r>
          <w:t>Appendix</w:t>
        </w:r>
      </w:ins>
    </w:p>
    <w:p w14:paraId="14CAFD10" w14:textId="299931BC" w:rsidR="00E508BE" w:rsidRDefault="00D461EC" w:rsidP="00D461EC">
      <w:pPr>
        <w:rPr>
          <w:ins w:id="242" w:author="Gary Strickland" w:date="2026-02-04T11:16:00Z" w16du:dateUtc="2026-02-04T16:16:00Z"/>
        </w:rPr>
      </w:pPr>
      <w:ins w:id="243" w:author="Gary Strickland" w:date="2026-02-04T11:15:00Z" w16du:dateUtc="2026-02-04T16:15:00Z">
        <w:r>
          <w:t>APPN-01</w:t>
        </w:r>
      </w:ins>
      <w:proofErr w:type="gramStart"/>
      <w:ins w:id="244" w:author="Gary Strickland" w:date="2026-02-04T11:16:00Z" w16du:dateUtc="2026-02-04T16:16:00Z">
        <w:r>
          <w:t xml:space="preserve">:  </w:t>
        </w:r>
      </w:ins>
      <w:ins w:id="245" w:author="Gary Strickland" w:date="2026-02-04T11:15:00Z" w16du:dateUtc="2026-02-04T16:15:00Z">
        <w:r w:rsidRPr="15D12045">
          <w:t>REQ</w:t>
        </w:r>
        <w:proofErr w:type="gramEnd"/>
        <w:r w:rsidRPr="15D12045">
          <w:t xml:space="preserve">-3.01.04: </w:t>
        </w:r>
      </w:ins>
      <w:ins w:id="246" w:author="Gary Strickland" w:date="2026-02-04T11:16:00Z" w16du:dateUtc="2026-02-04T16:16:00Z">
        <w:r w:rsidR="00E508BE">
          <w:t>Return Authorization</w:t>
        </w:r>
      </w:ins>
    </w:p>
    <w:p w14:paraId="4261CE55" w14:textId="446B84D0" w:rsidR="00D461EC" w:rsidRPr="001A74D8" w:rsidRDefault="00D461EC" w:rsidP="00D461EC">
      <w:pPr>
        <w:pStyle w:val="Heading1"/>
        <w:rPr>
          <w:ins w:id="247" w:author="Gary Strickland" w:date="2026-02-04T11:13:00Z" w16du:dateUtc="2026-02-04T16:13:00Z"/>
        </w:rPr>
      </w:pPr>
      <w:ins w:id="248" w:author="Gary Strickland" w:date="2026-02-04T11:14:00Z" w16du:dateUtc="2026-02-04T16:14:00Z">
        <w:r>
          <w:rPr>
            <w:noProof/>
          </w:rPr>
          <w:drawing>
            <wp:inline distT="0" distB="0" distL="0" distR="0" wp14:anchorId="6BD2EA57" wp14:editId="3D62242D">
              <wp:extent cx="5731510" cy="2811169"/>
              <wp:effectExtent l="0" t="0" r="0" b="0"/>
              <wp:docPr id="10" name="Picture 10" descr="A diagram of a proces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descr="A diagram of a process&#10;&#10;Description automatically generated"/>
                      <pic:cNvPicPr>
                        <a:picLocks noChangeAspect="1" noChangeArrowheads="1"/>
                      </pic:cNvPicPr>
                    </pic:nvPicPr>
                    <pic:blipFill>
                      <a:blip r:embed="rId16"/>
                      <a:srcRect/>
                      <a:stretch>
                        <a:fillRect/>
                      </a:stretch>
                    </pic:blipFill>
                    <pic:spPr bwMode="auto">
                      <a:xfrm>
                        <a:off x="0" y="0"/>
                        <a:ext cx="5731510" cy="2811169"/>
                      </a:xfrm>
                      <a:prstGeom prst="rect">
                        <a:avLst/>
                      </a:prstGeom>
                    </pic:spPr>
                  </pic:pic>
                </a:graphicData>
              </a:graphic>
            </wp:inline>
          </w:drawing>
        </w:r>
      </w:ins>
    </w:p>
    <w:p w14:paraId="7063FF2F" w14:textId="77777777" w:rsidR="00D461EC" w:rsidRDefault="00D461EC"/>
    <w:sectPr w:rsidR="00D461EC">
      <w:headerReference w:type="default" r:id="rId17"/>
      <w:footerReference w:type="default" r:id="rId18"/>
      <w:pgSz w:w="11906" w:h="16838"/>
      <w:pgMar w:top="1440" w:right="1440" w:bottom="1440" w:left="1440" w:header="708" w:footer="708"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11" w:author="Brian Hagerty" w:date="2025-11-21T15:51:00Z" w:initials="BH">
    <w:p w14:paraId="488B2E75" w14:textId="77777777" w:rsidR="00453031" w:rsidRDefault="00453031" w:rsidP="00453031">
      <w:pPr>
        <w:pStyle w:val="CommentText"/>
      </w:pPr>
      <w:r>
        <w:rPr>
          <w:rStyle w:val="CommentReference"/>
        </w:rPr>
        <w:annotationRef/>
      </w:r>
      <w:r>
        <w:t xml:space="preserve">We also need the ability to partially receive 1 line item. For example, if the line item is for a complete table, however we have only received the top and not the base for the table. </w:t>
      </w:r>
    </w:p>
  </w:comment>
  <w:comment w:id="12" w:author="Marcus Dallacqua" w:date="2025-11-24T10:14:00Z" w:initials="MD">
    <w:p w14:paraId="06B6523B" w14:textId="0A270BD4" w:rsidR="00F9672C" w:rsidRDefault="00F9672C">
      <w:pPr>
        <w:pStyle w:val="CommentText"/>
      </w:pPr>
      <w:r>
        <w:rPr>
          <w:rStyle w:val="CommentReference"/>
        </w:rPr>
        <w:annotationRef/>
      </w:r>
      <w:r w:rsidRPr="22A7D2E8">
        <w:t> this is handled by our component receiving functionality. We don't technically receive half of it into inventory because it's not fulfillable, but there are records in the system stating that you have received half of it and you're expecting the other half or other component. You can even specify the date you're anticipating receiving it. </w:t>
      </w:r>
    </w:p>
  </w:comment>
  <w:comment w:id="13" w:author="Debbie Herbert" w:date="2025-11-24T11:07:00Z" w:initials="DH">
    <w:p w14:paraId="0E58BFE0" w14:textId="77777777" w:rsidR="009036B9" w:rsidRDefault="009036B9" w:rsidP="009036B9">
      <w:pPr>
        <w:pStyle w:val="CommentText"/>
      </w:pPr>
      <w:r>
        <w:rPr>
          <w:rStyle w:val="CommentReference"/>
        </w:rPr>
        <w:annotationRef/>
      </w:r>
      <w:r>
        <w:t>See additional req from transcript - partial etc</w:t>
      </w:r>
    </w:p>
  </w:comment>
  <w:comment w:id="21" w:author="Brian Hagerty" w:date="2025-11-21T15:52:00Z" w:initials="BH">
    <w:p w14:paraId="38DB229A" w14:textId="5EB1C847" w:rsidR="004F4672" w:rsidRDefault="004F4672" w:rsidP="004F4672">
      <w:pPr>
        <w:pStyle w:val="CommentText"/>
      </w:pPr>
      <w:r>
        <w:rPr>
          <w:rStyle w:val="CommentReference"/>
        </w:rPr>
        <w:annotationRef/>
      </w:r>
      <w:r>
        <w:t xml:space="preserve">Can you elaborate on what you mean by inventory adjustments for this? </w:t>
      </w:r>
    </w:p>
  </w:comment>
  <w:comment w:id="22" w:author="Marcus Dallacqua" w:date="2025-11-24T10:18:00Z" w:initials="MD">
    <w:p w14:paraId="1C42283B" w14:textId="4FC788A0" w:rsidR="00F9672C" w:rsidRDefault="00F9672C">
      <w:pPr>
        <w:pStyle w:val="CommentText"/>
      </w:pPr>
      <w:r>
        <w:rPr>
          <w:rStyle w:val="CommentReference"/>
        </w:rPr>
        <w:annotationRef/>
      </w:r>
      <w:r w:rsidRPr="2BF05E4C">
        <w:t> inventory adjustments can be used for receiving products in certain conditions and moving products between bin locations. There are other sets of transactions that can manage this as well. We will update the language to be more clear. </w:t>
      </w:r>
    </w:p>
  </w:comment>
  <w:comment w:id="14" w:author="Marie Guerrero" w:date="2025-11-24T07:07:00Z" w:initials="MG">
    <w:p w14:paraId="413A8F28" w14:textId="3B4EF963" w:rsidR="00F9672C" w:rsidRDefault="00F9672C">
      <w:pPr>
        <w:pStyle w:val="CommentText"/>
      </w:pPr>
      <w:r>
        <w:rPr>
          <w:rStyle w:val="CommentReference"/>
        </w:rPr>
        <w:annotationRef/>
      </w:r>
      <w:r w:rsidRPr="16FA54A0">
        <w:t xml:space="preserve">Need to understand how inventory adjustments would work in Orion. Product comes back to the warehouse for many different reasons which do need to be tracked such as incorrect product due to wrong finish/size etc., damage, site not ready and product will go back out at a later date and client owned product being returned to our warehouse to be placed back into their inventory.  We would need to understand how all of these scenarios would play out. </w:t>
      </w:r>
    </w:p>
  </w:comment>
  <w:comment w:id="15" w:author="Marcus Dallacqua" w:date="2025-11-24T10:17:00Z" w:initials="MD">
    <w:p w14:paraId="6EA5686C" w14:textId="7D4D059F" w:rsidR="00F9672C" w:rsidRDefault="00F9672C">
      <w:pPr>
        <w:pStyle w:val="CommentText"/>
      </w:pPr>
      <w:r>
        <w:rPr>
          <w:rStyle w:val="CommentReference"/>
        </w:rPr>
        <w:annotationRef/>
      </w:r>
      <w:r w:rsidRPr="140E4090">
        <w:t> the process used here would be a return authorization that results in an item receipt. We can create a process map that walks you through how this works. </w:t>
      </w:r>
    </w:p>
  </w:comment>
  <w:comment w:id="16" w:author="Debbie Herbert" w:date="2025-11-24T11:12:00Z" w:initials="DH">
    <w:p w14:paraId="730B8E8F" w14:textId="77777777" w:rsidR="00FB6D14" w:rsidRDefault="00FB6D14" w:rsidP="00FB6D14">
      <w:pPr>
        <w:pStyle w:val="CommentText"/>
      </w:pPr>
      <w:r>
        <w:rPr>
          <w:rStyle w:val="CommentReference"/>
        </w:rPr>
        <w:annotationRef/>
      </w:r>
      <w:r>
        <w:t>Include process map for most common scenarios</w:t>
      </w:r>
    </w:p>
  </w:comment>
  <w:comment w:id="17" w:author="Debbie Herbert" w:date="2025-11-24T11:14:00Z" w:initials="DH">
    <w:p w14:paraId="5BAD274F" w14:textId="77777777" w:rsidR="00845822" w:rsidRDefault="00845822" w:rsidP="00845822">
      <w:pPr>
        <w:pStyle w:val="CommentText"/>
      </w:pPr>
      <w:r>
        <w:rPr>
          <w:rStyle w:val="CommentReference"/>
        </w:rPr>
        <w:annotationRef/>
      </w:r>
      <w:r>
        <w:t>Damaged, site not ready product goes out at later date, client product sent to Pivot’s warehouse and put into inventory (snaptracker)</w:t>
      </w:r>
    </w:p>
  </w:comment>
  <w:comment w:id="18" w:author="Debbie Herbert" w:date="2025-11-24T11:18:00Z" w:initials="DH">
    <w:p w14:paraId="437E35DC" w14:textId="77777777" w:rsidR="00482EF6" w:rsidRDefault="00482EF6" w:rsidP="00482EF6">
      <w:pPr>
        <w:pStyle w:val="CommentText"/>
      </w:pPr>
      <w:r>
        <w:rPr>
          <w:rStyle w:val="CommentReference"/>
        </w:rPr>
        <w:annotationRef/>
      </w:r>
      <w:r>
        <w:t>Snaptracker will not be integrated with Orion - do we need to track inside of NS? Does Sandy want to solve with this Phase 1?</w:t>
      </w:r>
    </w:p>
  </w:comment>
  <w:comment w:id="19" w:author="Debbie Herbert" w:date="2025-11-24T11:21:00Z" w:initials="DH">
    <w:p w14:paraId="1E8DFC57" w14:textId="77777777" w:rsidR="00A305B2" w:rsidRDefault="00A305B2" w:rsidP="00A305B2">
      <w:pPr>
        <w:pStyle w:val="CommentText"/>
      </w:pPr>
      <w:r>
        <w:rPr>
          <w:rStyle w:val="CommentReference"/>
        </w:rPr>
        <w:annotationRef/>
      </w:r>
      <w:r>
        <w:t xml:space="preserve">Generate a task assoc with WO to notify AIM coordinator on client inventory pool from snaptraker. </w:t>
      </w:r>
    </w:p>
    <w:p w14:paraId="363C6C30" w14:textId="77777777" w:rsidR="00A305B2" w:rsidRDefault="00A305B2" w:rsidP="00A305B2">
      <w:pPr>
        <w:pStyle w:val="CommentText"/>
      </w:pPr>
      <w:r>
        <w:t xml:space="preserve"> see transcript</w:t>
      </w:r>
    </w:p>
  </w:comment>
  <w:comment w:id="20" w:author="Gary Strickland" w:date="2026-02-04T11:18:00Z" w:initials="GS">
    <w:p w14:paraId="4B95208B" w14:textId="77777777" w:rsidR="00E508BE" w:rsidRDefault="00E508BE" w:rsidP="00E508BE">
      <w:r>
        <w:rPr>
          <w:rStyle w:val="CommentReference"/>
        </w:rPr>
        <w:annotationRef/>
      </w:r>
      <w:r>
        <w:rPr>
          <w:color w:val="000000"/>
          <w:sz w:val="20"/>
          <w:szCs w:val="20"/>
        </w:rPr>
        <w:t>See Process Map Appendix</w:t>
      </w:r>
    </w:p>
    <w:p w14:paraId="330E53CE" w14:textId="77777777" w:rsidR="00E508BE" w:rsidRDefault="00E508BE" w:rsidP="00E508BE"/>
    <w:p w14:paraId="47B1E179" w14:textId="77777777" w:rsidR="00E508BE" w:rsidRDefault="00E508BE" w:rsidP="00E508BE">
      <w:r>
        <w:rPr>
          <w:color w:val="000000"/>
          <w:sz w:val="20"/>
          <w:szCs w:val="20"/>
        </w:rPr>
        <w:t>APPN-01:  REQ-3.01.04: Return Authorization</w:t>
      </w:r>
    </w:p>
    <w:p w14:paraId="3B6CCE79" w14:textId="77777777" w:rsidR="00E508BE" w:rsidRDefault="00E508BE" w:rsidP="00E508BE"/>
  </w:comment>
  <w:comment w:id="23" w:author="Brian Hagerty" w:date="2025-11-21T15:52:00Z" w:initials="BH">
    <w:p w14:paraId="30A61265" w14:textId="0C4CD216" w:rsidR="00045680" w:rsidRDefault="00045680" w:rsidP="00045680">
      <w:pPr>
        <w:pStyle w:val="CommentText"/>
      </w:pPr>
      <w:r>
        <w:rPr>
          <w:rStyle w:val="CommentReference"/>
        </w:rPr>
        <w:annotationRef/>
      </w:r>
      <w:r>
        <w:t xml:space="preserve">Will Orion integrate with Snaptracker to support this functionality? </w:t>
      </w:r>
    </w:p>
  </w:comment>
  <w:comment w:id="24" w:author="Marie Guerrero" w:date="2025-11-24T07:13:00Z" w:initials="MG">
    <w:p w14:paraId="29702846" w14:textId="07709A81" w:rsidR="00F9672C" w:rsidRDefault="00F9672C">
      <w:pPr>
        <w:pStyle w:val="CommentText"/>
      </w:pPr>
      <w:r>
        <w:rPr>
          <w:rStyle w:val="CommentReference"/>
        </w:rPr>
        <w:annotationRef/>
      </w:r>
      <w:r w:rsidRPr="512935FA">
        <w:t xml:space="preserve">Same question. </w:t>
      </w:r>
    </w:p>
  </w:comment>
  <w:comment w:id="25" w:author="Marcus Dallacqua" w:date="2025-11-24T10:18:00Z" w:initials="MD">
    <w:p w14:paraId="4D7ADE39" w14:textId="450C010D" w:rsidR="00F9672C" w:rsidRDefault="00F9672C">
      <w:pPr>
        <w:pStyle w:val="CommentText"/>
      </w:pPr>
      <w:r>
        <w:rPr>
          <w:rStyle w:val="CommentReference"/>
        </w:rPr>
        <w:annotationRef/>
      </w:r>
      <w:r w:rsidRPr="335D4701">
        <w:t> orion does not currently integrate with SnapTracker, and we don't have plans to do so. We are planning to integrate with CAM, which is another customer asset management system owned by Mesh Technologies. </w:t>
      </w:r>
    </w:p>
  </w:comment>
  <w:comment w:id="26" w:author="Debbie Herbert" w:date="2025-11-24T11:21:00Z" w:initials="DH">
    <w:p w14:paraId="0F54CC6A" w14:textId="77777777" w:rsidR="00991EC1" w:rsidRDefault="00991EC1" w:rsidP="00991EC1">
      <w:pPr>
        <w:pStyle w:val="CommentText"/>
      </w:pPr>
      <w:r>
        <w:rPr>
          <w:rStyle w:val="CommentReference"/>
        </w:rPr>
        <w:annotationRef/>
      </w:r>
      <w:r>
        <w:t>See above</w:t>
      </w:r>
    </w:p>
  </w:comment>
  <w:comment w:id="29" w:author="Brian Hagerty" w:date="2025-11-21T15:54:00Z" w:initials="BH">
    <w:p w14:paraId="448525DC" w14:textId="77777777" w:rsidR="00ED35B6" w:rsidRDefault="00ED35B6" w:rsidP="00ED35B6">
      <w:pPr>
        <w:pStyle w:val="CommentText"/>
      </w:pPr>
      <w:r>
        <w:rPr>
          <w:rStyle w:val="CommentReference"/>
        </w:rPr>
        <w:annotationRef/>
      </w:r>
      <w:r>
        <w:t xml:space="preserve">Warehouse team manually writes location on packing slip / BOL from manufacturer, then that paperwork is handed off to an admin who enters the details into IQ and then D365. </w:t>
      </w:r>
    </w:p>
  </w:comment>
  <w:comment w:id="30" w:author="Debbie Herbert" w:date="2025-11-24T11:22:00Z" w:initials="DH">
    <w:p w14:paraId="1212274F" w14:textId="77777777" w:rsidR="00FC20EE" w:rsidRDefault="00FC20EE" w:rsidP="00FC20EE">
      <w:pPr>
        <w:pStyle w:val="CommentText"/>
      </w:pPr>
      <w:r>
        <w:rPr>
          <w:rStyle w:val="CommentReference"/>
        </w:rPr>
        <w:annotationRef/>
      </w:r>
      <w:r>
        <w:t>This is additional info - update 2</w:t>
      </w:r>
      <w:r>
        <w:rPr>
          <w:vertAlign w:val="superscript"/>
        </w:rPr>
        <w:t>nd</w:t>
      </w:r>
      <w:r>
        <w:t xml:space="preserve"> bullet</w:t>
      </w:r>
    </w:p>
  </w:comment>
  <w:comment w:id="31" w:author="Gary Strickland" w:date="2026-02-04T23:35:00Z" w:initials="GS">
    <w:p w14:paraId="295A8479" w14:textId="77777777" w:rsidR="00D15584" w:rsidRDefault="00D15584" w:rsidP="00D15584">
      <w:r>
        <w:rPr>
          <w:rStyle w:val="CommentReference"/>
        </w:rPr>
        <w:annotationRef/>
      </w:r>
      <w:r>
        <w:rPr>
          <w:color w:val="000000"/>
          <w:sz w:val="20"/>
          <w:szCs w:val="20"/>
        </w:rPr>
        <w:t>Added</w:t>
      </w:r>
    </w:p>
  </w:comment>
  <w:comment w:id="32" w:author="Sandra Rudloff" w:date="2025-11-14T10:26:00Z" w:initials="SR">
    <w:p w14:paraId="11635DD5" w14:textId="5B273947" w:rsidR="007120B6" w:rsidRDefault="007120B6">
      <w:pPr>
        <w:pStyle w:val="CommentText"/>
      </w:pPr>
      <w:r>
        <w:rPr>
          <w:rStyle w:val="CommentReference"/>
        </w:rPr>
        <w:annotationRef/>
      </w:r>
      <w:r w:rsidRPr="0B624B34">
        <w:t>This is for drop ship only</w:t>
      </w:r>
    </w:p>
  </w:comment>
  <w:comment w:id="33" w:author="Debbie Herbert" w:date="2025-11-24T11:28:00Z" w:initials="DH">
    <w:p w14:paraId="2C6F19CD" w14:textId="77777777" w:rsidR="003152E8" w:rsidRDefault="003152E8" w:rsidP="003152E8">
      <w:pPr>
        <w:pStyle w:val="CommentText"/>
      </w:pPr>
      <w:r>
        <w:rPr>
          <w:rStyle w:val="CommentReference"/>
        </w:rPr>
        <w:annotationRef/>
      </w:r>
      <w:r>
        <w:t>This bullet is drop ship only.  Direct to consumer or direct to site.</w:t>
      </w:r>
    </w:p>
    <w:p w14:paraId="63D78E1E" w14:textId="77777777" w:rsidR="003152E8" w:rsidRDefault="003152E8" w:rsidP="003152E8">
      <w:pPr>
        <w:pStyle w:val="CommentText"/>
      </w:pPr>
      <w:r>
        <w:t>@ brian, sandy, amanda - please provide additional clarification</w:t>
      </w:r>
    </w:p>
  </w:comment>
  <w:comment w:id="34" w:author="Gary Strickland" w:date="2026-02-04T23:36:00Z" w:initials="GS">
    <w:p w14:paraId="0A8498C4" w14:textId="77777777" w:rsidR="00D15584" w:rsidRDefault="00D15584" w:rsidP="00D15584">
      <w:r>
        <w:rPr>
          <w:rStyle w:val="CommentReference"/>
        </w:rPr>
        <w:annotationRef/>
      </w:r>
      <w:r>
        <w:rPr>
          <w:color w:val="000000"/>
          <w:sz w:val="20"/>
          <w:szCs w:val="20"/>
        </w:rPr>
        <w:t>Added</w:t>
      </w:r>
    </w:p>
  </w:comment>
  <w:comment w:id="35" w:author="Sandra Rudloff" w:date="2025-11-14T10:28:00Z" w:initials="SR">
    <w:p w14:paraId="4FF7718E" w14:textId="2CE91B3A" w:rsidR="003C4ED0" w:rsidRDefault="003C4ED0">
      <w:pPr>
        <w:pStyle w:val="CommentText"/>
      </w:pPr>
      <w:r>
        <w:rPr>
          <w:rStyle w:val="CommentReference"/>
        </w:rPr>
        <w:annotationRef/>
      </w:r>
      <w:r w:rsidRPr="1676FC9D">
        <w:t>Will MK ASN receiving be in our go live plan?</w:t>
      </w:r>
    </w:p>
  </w:comment>
  <w:comment w:id="36" w:author="Marcus Dallacqua" w:date="2025-11-24T10:21:00Z" w:initials="MD">
    <w:p w14:paraId="598A1C37" w14:textId="153D510B" w:rsidR="00F9672C" w:rsidRDefault="00F9672C">
      <w:pPr>
        <w:pStyle w:val="CommentText"/>
      </w:pPr>
      <w:r>
        <w:rPr>
          <w:rStyle w:val="CommentReference"/>
        </w:rPr>
        <w:annotationRef/>
      </w:r>
      <w:r w:rsidRPr="16E585AE">
        <w:t> we do have this in our project plan for Orion Software Updates and will be done before you go live</w:t>
      </w:r>
    </w:p>
  </w:comment>
  <w:comment w:id="37" w:author="Debbie Herbert" w:date="2025-11-24T11:29:00Z" w:initials="DH">
    <w:p w14:paraId="6F5D2EEE" w14:textId="77777777" w:rsidR="001C6023" w:rsidRDefault="001C6023" w:rsidP="001C6023">
      <w:pPr>
        <w:pStyle w:val="CommentText"/>
      </w:pPr>
      <w:r>
        <w:rPr>
          <w:rStyle w:val="CommentReference"/>
        </w:rPr>
        <w:annotationRef/>
      </w:r>
      <w:r>
        <w:t>resolve</w:t>
      </w:r>
    </w:p>
  </w:comment>
  <w:comment w:id="38" w:author="Gary Strickland" w:date="2026-02-04T23:39:00Z" w:initials="GS">
    <w:p w14:paraId="612BE8CF" w14:textId="77777777" w:rsidR="00D15584" w:rsidRDefault="00D15584" w:rsidP="00D15584">
      <w:r>
        <w:rPr>
          <w:rStyle w:val="CommentReference"/>
        </w:rPr>
        <w:annotationRef/>
      </w:r>
      <w:r>
        <w:rPr>
          <w:color w:val="000000"/>
          <w:sz w:val="20"/>
          <w:szCs w:val="20"/>
        </w:rPr>
        <w:t>Added to FSP</w:t>
      </w:r>
    </w:p>
  </w:comment>
  <w:comment w:id="40" w:author="Brian Hagerty" w:date="2025-11-21T15:56:00Z" w:initials="BH">
    <w:p w14:paraId="063BFE24" w14:textId="4804352A" w:rsidR="001A2B19" w:rsidRDefault="001A2B19" w:rsidP="001A2B19">
      <w:pPr>
        <w:pStyle w:val="CommentText"/>
      </w:pPr>
      <w:r>
        <w:rPr>
          <w:rStyle w:val="CommentReference"/>
        </w:rPr>
        <w:annotationRef/>
      </w:r>
      <w:r>
        <w:t xml:space="preserve">Will there be any integration created for Snaptracker? </w:t>
      </w:r>
    </w:p>
  </w:comment>
  <w:comment w:id="41" w:author="Brian Hagerty" w:date="2025-11-21T15:57:00Z" w:initials="BH">
    <w:p w14:paraId="1DBB9C29" w14:textId="77777777" w:rsidR="006F40F8" w:rsidRDefault="006F40F8" w:rsidP="006F40F8">
      <w:pPr>
        <w:pStyle w:val="CommentText"/>
      </w:pPr>
      <w:r>
        <w:rPr>
          <w:rStyle w:val="CommentReference"/>
        </w:rPr>
        <w:annotationRef/>
      </w:r>
      <w:r>
        <w:t xml:space="preserve">Also - can you share more about Orion’s ability to integrate with barcoding / RFID scans? We are interested in starting to attach RFID tags to products and other items. </w:t>
      </w:r>
    </w:p>
  </w:comment>
  <w:comment w:id="42" w:author="Marcus Dallacqua" w:date="2025-11-24T10:22:00Z" w:initials="MD">
    <w:p w14:paraId="2B585E70" w14:textId="7C64EF11" w:rsidR="00F9672C" w:rsidRDefault="00F9672C">
      <w:pPr>
        <w:pStyle w:val="CommentText"/>
      </w:pPr>
      <w:r>
        <w:rPr>
          <w:rStyle w:val="CommentReference"/>
        </w:rPr>
        <w:annotationRef/>
      </w:r>
      <w:r w:rsidRPr="15772D50">
        <w:t xml:space="preserve"> we won't be integrating with SnapTracker. We can discuss barcoding/RFID scans, however, there are limitations in furniture because of the lack of a normal receiving process that is common in warehouse and distribution. To be clear, NetSuite fully supports barcode scanning </w:t>
      </w:r>
    </w:p>
  </w:comment>
  <w:comment w:id="43" w:author="Debbie Herbert" w:date="2025-11-24T11:32:00Z" w:initials="DH">
    <w:p w14:paraId="1265F99F" w14:textId="77777777" w:rsidR="000E320B" w:rsidRDefault="000E320B" w:rsidP="000E320B">
      <w:pPr>
        <w:pStyle w:val="CommentText"/>
      </w:pPr>
      <w:r>
        <w:rPr>
          <w:rStyle w:val="CommentReference"/>
        </w:rPr>
        <w:annotationRef/>
      </w:r>
      <w:r>
        <w:t>License plating for bar codes for all items on a pallet - receiving and moving - typical barcode scanning will not work. Look into RFSmart - show the video from PS meeting?</w:t>
      </w:r>
    </w:p>
  </w:comment>
  <w:comment w:id="44" w:author="Gary Strickland" w:date="2026-02-04T23:41:00Z" w:initials="GS">
    <w:p w14:paraId="6A5971DB" w14:textId="77777777" w:rsidR="00D15584" w:rsidRDefault="00D15584" w:rsidP="00D15584">
      <w:r>
        <w:rPr>
          <w:rStyle w:val="CommentReference"/>
        </w:rPr>
        <w:annotationRef/>
      </w:r>
      <w:r>
        <w:rPr>
          <w:color w:val="000000"/>
          <w:sz w:val="20"/>
          <w:szCs w:val="20"/>
        </w:rPr>
        <w:t>Added to 3.01.03</w:t>
      </w:r>
    </w:p>
  </w:comment>
  <w:comment w:id="46" w:author="Brian Hagerty" w:date="2025-11-21T15:58:00Z" w:initials="BH">
    <w:p w14:paraId="3D28F1D5" w14:textId="4359A97F" w:rsidR="00654365" w:rsidRDefault="00654365" w:rsidP="00654365">
      <w:pPr>
        <w:pStyle w:val="CommentText"/>
      </w:pPr>
      <w:r>
        <w:rPr>
          <w:rStyle w:val="CommentReference"/>
        </w:rPr>
        <w:annotationRef/>
      </w:r>
      <w:r>
        <w:t xml:space="preserve">As Sandy previously noted, this is only for drop ship orders and orders delivering to outsourced warehouses. Will financial receiving automatically take place when we use the drag and drop interface for product arriving to our warehouse? </w:t>
      </w:r>
    </w:p>
  </w:comment>
  <w:comment w:id="47" w:author="Marcus Dallacqua" w:date="2025-11-24T10:24:00Z" w:initials="MD">
    <w:p w14:paraId="79F113F9" w14:textId="59EDD42C" w:rsidR="00F9672C" w:rsidRDefault="00F9672C">
      <w:pPr>
        <w:pStyle w:val="CommentText"/>
      </w:pPr>
      <w:r>
        <w:rPr>
          <w:rStyle w:val="CommentReference"/>
        </w:rPr>
        <w:annotationRef/>
      </w:r>
      <w:r w:rsidRPr="6F6A3969">
        <w:t> when you use the drag-and-drop interface for receiving products to your warehouse or to third-party warehouses, an item receipt is created in the system, and that has a financial impact. Drop ship scenarios are different. Drop ship purchase orders do not get received, but instead are fulfilled. That fulfillment has no financial impact. The financial impact is not realized until the vendor bill is created. </w:t>
      </w:r>
    </w:p>
  </w:comment>
  <w:comment w:id="48" w:author="Debbie Herbert" w:date="2025-11-24T11:33:00Z" w:initials="DH">
    <w:p w14:paraId="42B7C1F6" w14:textId="77777777" w:rsidR="003A0FEE" w:rsidRDefault="003A0FEE" w:rsidP="003A0FEE">
      <w:pPr>
        <w:pStyle w:val="CommentText"/>
      </w:pPr>
      <w:r>
        <w:rPr>
          <w:rStyle w:val="CommentReference"/>
        </w:rPr>
        <w:annotationRef/>
      </w:r>
      <w:r>
        <w:t>See above</w:t>
      </w:r>
    </w:p>
  </w:comment>
  <w:comment w:id="49" w:author="Gary Strickland" w:date="2026-02-04T23:41:00Z" w:initials="GS">
    <w:p w14:paraId="466C6C5B" w14:textId="77777777" w:rsidR="00D15584" w:rsidRDefault="00D15584" w:rsidP="00D15584">
      <w:r>
        <w:rPr>
          <w:rStyle w:val="CommentReference"/>
        </w:rPr>
        <w:annotationRef/>
      </w:r>
      <w:r>
        <w:rPr>
          <w:color w:val="000000"/>
          <w:sz w:val="20"/>
          <w:szCs w:val="20"/>
        </w:rPr>
        <w:t>Added to 3.01.04</w:t>
      </w:r>
    </w:p>
  </w:comment>
  <w:comment w:id="50" w:author="Brian Hagerty" w:date="2025-11-21T15:59:00Z" w:initials="BH">
    <w:p w14:paraId="2AB168CE" w14:textId="7C4941AA" w:rsidR="005E1740" w:rsidRDefault="005E1740" w:rsidP="005E1740">
      <w:pPr>
        <w:pStyle w:val="CommentText"/>
      </w:pPr>
      <w:r>
        <w:rPr>
          <w:rStyle w:val="CommentReference"/>
        </w:rPr>
        <w:annotationRef/>
      </w:r>
      <w:r>
        <w:t xml:space="preserve">Please elaborate on this - does this mean we will see date product was received, date product was pulled, date product was invoiced? Is there further detail apart of this audit log? </w:t>
      </w:r>
    </w:p>
  </w:comment>
  <w:comment w:id="51" w:author="Marcus Dallacqua" w:date="2025-11-24T10:25:00Z" w:initials="MD">
    <w:p w14:paraId="28D6A302" w14:textId="2D572160" w:rsidR="00F9672C" w:rsidRDefault="00F9672C">
      <w:pPr>
        <w:pStyle w:val="CommentText"/>
      </w:pPr>
      <w:r>
        <w:rPr>
          <w:rStyle w:val="CommentReference"/>
        </w:rPr>
        <w:annotationRef/>
      </w:r>
      <w:r w:rsidRPr="4B579DA0">
        <w:t> you will be able to see the date product arrived, officially received in the inventory, picked, staged, delivered, invoiced, billed. You will have a 360-degree view of the item's activity.  That is not currently found in one report, but multiple reports. Not to say it could not be aggregated into one if that would be useful. </w:t>
      </w:r>
    </w:p>
  </w:comment>
  <w:comment w:id="52" w:author="Debbie Herbert" w:date="2025-11-24T11:34:00Z" w:initials="DH">
    <w:p w14:paraId="682794CE" w14:textId="77777777" w:rsidR="00297118" w:rsidRDefault="00297118" w:rsidP="00297118">
      <w:pPr>
        <w:pStyle w:val="CommentText"/>
      </w:pPr>
      <w:r>
        <w:rPr>
          <w:rStyle w:val="CommentReference"/>
        </w:rPr>
        <w:annotationRef/>
      </w:r>
      <w:r>
        <w:t>How do we want the report?  Brian to talk to Sandy.  Need a report to assist in research.</w:t>
      </w:r>
    </w:p>
  </w:comment>
  <w:comment w:id="53" w:author="Gary Strickland" w:date="2026-02-04T23:43:00Z" w:initials="GS">
    <w:p w14:paraId="4313B7B2" w14:textId="77777777" w:rsidR="00085D7D" w:rsidRDefault="00085D7D" w:rsidP="00085D7D">
      <w:r>
        <w:rPr>
          <w:rStyle w:val="CommentReference"/>
        </w:rPr>
        <w:annotationRef/>
      </w:r>
      <w:r>
        <w:rPr>
          <w:color w:val="000000"/>
          <w:sz w:val="20"/>
          <w:szCs w:val="20"/>
        </w:rPr>
        <w:t>Added</w:t>
      </w:r>
    </w:p>
  </w:comment>
  <w:comment w:id="54" w:author="Brian Hagerty" w:date="2026-02-13T17:19:00Z" w:initials="BH">
    <w:p w14:paraId="4CF0E1B2" w14:textId="54641C82" w:rsidR="00E90505" w:rsidRDefault="00E90505" w:rsidP="00E90505">
      <w:pPr>
        <w:pStyle w:val="CommentText"/>
      </w:pPr>
      <w:r>
        <w:rPr>
          <w:rStyle w:val="CommentReference"/>
        </w:rPr>
        <w:annotationRef/>
      </w:r>
      <w:r>
        <w:fldChar w:fldCharType="begin"/>
      </w:r>
      <w:r>
        <w:instrText>HYPERLINK "mailto:srudloff@pivotinteriors.com"</w:instrText>
      </w:r>
      <w:bookmarkStart w:id="56" w:name="_@_A9E5FC615A9D49C897215C9E7EC4621BZ"/>
      <w:r>
        <w:fldChar w:fldCharType="separate"/>
      </w:r>
      <w:bookmarkEnd w:id="56"/>
      <w:r w:rsidRPr="00E90505">
        <w:rPr>
          <w:rStyle w:val="Mention"/>
          <w:noProof/>
        </w:rPr>
        <w:t>@Sandra Rudloff</w:t>
      </w:r>
      <w:r>
        <w:fldChar w:fldCharType="end"/>
      </w:r>
      <w:r>
        <w:t xml:space="preserve"> can you take a look at this one? </w:t>
      </w:r>
    </w:p>
  </w:comment>
  <w:comment w:id="55" w:author="Sandra Rudloff" w:date="2026-02-17T12:09:00Z" w:initials="">
    <w:p w14:paraId="018A4D40" w14:textId="043CED4A" w:rsidR="0001268F" w:rsidRDefault="0001268F">
      <w:pPr>
        <w:pStyle w:val="CommentText"/>
      </w:pPr>
      <w:r>
        <w:rPr>
          <w:rStyle w:val="CommentReference"/>
        </w:rPr>
        <w:annotationRef/>
      </w:r>
      <w:r>
        <w:t xml:space="preserve">GSI - Could this be achieved with a saved search?  or a custom report?  I'm thinking Project History by line/transaction date.   You'd query on a project or sub-rpoject, and then you could see the item/qty, and then columns for all the dated transactions.  This could drive a lot of analytics, such as days sitting in warehouse before deliver, days after delivery to invoice, etc. </w:t>
      </w:r>
    </w:p>
  </w:comment>
  <w:comment w:id="58" w:author="Amanda Beaudin" w:date="2025-11-18T09:23:00Z" w:initials="AB">
    <w:p w14:paraId="15AA346C" w14:textId="3D8B6728" w:rsidR="007C1622" w:rsidRDefault="007C1622" w:rsidP="007C1622">
      <w:pPr>
        <w:pStyle w:val="CommentText"/>
      </w:pPr>
      <w:r>
        <w:rPr>
          <w:rStyle w:val="CommentReference"/>
        </w:rPr>
        <w:annotationRef/>
      </w:r>
      <w:r>
        <w:t xml:space="preserve">Curious what features (if any) may be available to help with tracking down mystery product. </w:t>
      </w:r>
    </w:p>
  </w:comment>
  <w:comment w:id="59" w:author="Marcus Dallacqua" w:date="2025-11-24T10:26:00Z" w:initials="MD">
    <w:p w14:paraId="1711C6D6" w14:textId="4DD30533" w:rsidR="00F9672C" w:rsidRDefault="00F9672C">
      <w:pPr>
        <w:pStyle w:val="CommentText"/>
      </w:pPr>
      <w:r>
        <w:rPr>
          <w:rStyle w:val="CommentReference"/>
        </w:rPr>
        <w:annotationRef/>
      </w:r>
      <w:r w:rsidRPr="028D3DCE">
        <w:t> so long as mystery product goes through an official receiving process and is put away to a bin, you will have visibility as to where that product is located in your warehouse. </w:t>
      </w:r>
    </w:p>
  </w:comment>
  <w:comment w:id="60" w:author="Debbie Herbert" w:date="2025-11-24T11:37:00Z" w:initials="DH">
    <w:p w14:paraId="0B0FFF1D" w14:textId="77777777" w:rsidR="00371451" w:rsidRDefault="00371451" w:rsidP="00371451">
      <w:pPr>
        <w:pStyle w:val="CommentText"/>
      </w:pPr>
      <w:r>
        <w:rPr>
          <w:rStyle w:val="CommentReference"/>
        </w:rPr>
        <w:annotationRef/>
      </w:r>
      <w:r>
        <w:t>Use a “mystery bin” - then run report for that bin to clear it out.  Process definition needed.</w:t>
      </w:r>
    </w:p>
  </w:comment>
  <w:comment w:id="61" w:author="Gary Strickland" w:date="2026-02-04T23:48:00Z" w:initials="GS">
    <w:p w14:paraId="4BC916BC" w14:textId="77777777" w:rsidR="00085D7D" w:rsidRDefault="00085D7D" w:rsidP="00085D7D">
      <w:r>
        <w:rPr>
          <w:rStyle w:val="CommentReference"/>
        </w:rPr>
        <w:annotationRef/>
      </w:r>
      <w:r>
        <w:rPr>
          <w:color w:val="000000"/>
          <w:sz w:val="20"/>
          <w:szCs w:val="20"/>
        </w:rPr>
        <w:t>Added dedicated by while under review and Inventory adjustment if required</w:t>
      </w:r>
    </w:p>
  </w:comment>
  <w:comment w:id="62" w:author="Brian Hagerty" w:date="2025-11-21T16:00:00Z" w:initials="BH">
    <w:p w14:paraId="32E3ED9A" w14:textId="1682413B" w:rsidR="00616191" w:rsidRDefault="00616191" w:rsidP="00616191">
      <w:pPr>
        <w:pStyle w:val="CommentText"/>
      </w:pPr>
      <w:r>
        <w:rPr>
          <w:rStyle w:val="CommentReference"/>
        </w:rPr>
        <w:annotationRef/>
      </w:r>
      <w:r>
        <w:t>See previous notes on this subject.</w:t>
      </w:r>
    </w:p>
  </w:comment>
  <w:comment w:id="63" w:author="Debbie Herbert" w:date="2025-11-24T11:37:00Z" w:initials="DH">
    <w:p w14:paraId="42CFB587" w14:textId="77777777" w:rsidR="00EC7BD1" w:rsidRDefault="00EC7BD1" w:rsidP="00EC7BD1">
      <w:pPr>
        <w:pStyle w:val="CommentText"/>
      </w:pPr>
      <w:r>
        <w:rPr>
          <w:rStyle w:val="CommentReference"/>
        </w:rPr>
        <w:annotationRef/>
      </w:r>
      <w:r>
        <w:t>(drop ship)</w:t>
      </w:r>
    </w:p>
  </w:comment>
  <w:comment w:id="64" w:author="Gary Strickland" w:date="2026-02-04T23:50:00Z" w:initials="GS">
    <w:p w14:paraId="768D7668" w14:textId="77777777" w:rsidR="00085D7D" w:rsidRDefault="00085D7D" w:rsidP="00085D7D">
      <w:r>
        <w:rPr>
          <w:rStyle w:val="CommentReference"/>
        </w:rPr>
        <w:annotationRef/>
      </w:r>
      <w:r>
        <w:rPr>
          <w:color w:val="374051"/>
          <w:sz w:val="20"/>
          <w:szCs w:val="20"/>
        </w:rPr>
        <w:t>Possible to create a reminder for items pending receipt based on expected receipt date</w:t>
      </w:r>
      <w:r>
        <w:rPr>
          <w:color w:val="000000"/>
          <w:sz w:val="20"/>
          <w:szCs w:val="20"/>
        </w:rPr>
        <w:t xml:space="preserve"> </w:t>
      </w:r>
    </w:p>
  </w:comment>
  <w:comment w:id="67" w:author="Brian Hagerty" w:date="2025-11-21T16:04:00Z" w:initials="BH">
    <w:p w14:paraId="1C2798C8" w14:textId="76CAFC29" w:rsidR="00D803BD" w:rsidRDefault="00D803BD" w:rsidP="00D803BD">
      <w:pPr>
        <w:pStyle w:val="CommentText"/>
      </w:pPr>
      <w:r>
        <w:rPr>
          <w:rStyle w:val="CommentReference"/>
        </w:rPr>
        <w:annotationRef/>
      </w:r>
      <w:r>
        <w:t>I also want to be able to track other details like:</w:t>
      </w:r>
      <w:r>
        <w:br/>
        <w:t xml:space="preserve">Loading Dock Details, Building delivery time requirements, elevator size, and other rules and regulations. I want these to be tracked on an address by address level. </w:t>
      </w:r>
    </w:p>
  </w:comment>
  <w:comment w:id="68" w:author="Marcus Dallacqua" w:date="2025-11-24T10:26:00Z" w:initials="MD">
    <w:p w14:paraId="737A4DAC" w14:textId="58E2A0CB" w:rsidR="00F9672C" w:rsidRDefault="00F9672C">
      <w:pPr>
        <w:pStyle w:val="CommentText"/>
      </w:pPr>
      <w:r>
        <w:rPr>
          <w:rStyle w:val="CommentReference"/>
        </w:rPr>
        <w:annotationRef/>
      </w:r>
      <w:r w:rsidRPr="618D6BE2">
        <w:t> this is exactly what our requirements engine is for. You get to determine what you want to track. This will be part of configuration. </w:t>
      </w:r>
    </w:p>
  </w:comment>
  <w:comment w:id="69" w:author="Debbie Herbert" w:date="2025-11-24T11:40:00Z" w:initials="DH">
    <w:p w14:paraId="622BD65A" w14:textId="77777777" w:rsidR="000B0CA9" w:rsidRDefault="000B0CA9" w:rsidP="000B0CA9">
      <w:pPr>
        <w:pStyle w:val="CommentText"/>
      </w:pPr>
      <w:r>
        <w:rPr>
          <w:rStyle w:val="CommentReference"/>
        </w:rPr>
        <w:annotationRef/>
      </w:r>
      <w:r>
        <w:t>We do it by address, which aligns. Chris/Joe to check.</w:t>
      </w:r>
    </w:p>
  </w:comment>
  <w:comment w:id="70" w:author="Brian Hagerty" w:date="2025-11-21T16:05:00Z" w:initials="BH">
    <w:p w14:paraId="58DA4C5F" w14:textId="472F0CDD" w:rsidR="00416192" w:rsidRDefault="00416192" w:rsidP="00416192">
      <w:pPr>
        <w:pStyle w:val="CommentText"/>
      </w:pPr>
      <w:r>
        <w:rPr>
          <w:rStyle w:val="CommentReference"/>
        </w:rPr>
        <w:annotationRef/>
      </w:r>
      <w:r>
        <w:t>There are more than 2 trucks in each location (NorCal and SoCal) making route deliveries on a daily basis.</w:t>
      </w:r>
    </w:p>
  </w:comment>
  <w:comment w:id="71" w:author="Marie Guerrero" w:date="2025-11-24T07:16:00Z" w:initials="MG">
    <w:p w14:paraId="332CD2C8" w14:textId="2E677E42" w:rsidR="00F9672C" w:rsidRDefault="00F9672C">
      <w:pPr>
        <w:pStyle w:val="CommentText"/>
      </w:pPr>
      <w:r>
        <w:rPr>
          <w:rStyle w:val="CommentReference"/>
        </w:rPr>
        <w:annotationRef/>
      </w:r>
      <w:r>
        <w:fldChar w:fldCharType="begin"/>
      </w:r>
      <w:r>
        <w:instrText xml:space="preserve"> HYPERLINK "mailto:bhagerty@pivotinteriors.com"</w:instrText>
      </w:r>
      <w:bookmarkStart w:id="75" w:name="_@_A5C0842102DD4A4CB76DEBAB936F8A8BZ"/>
      <w:r>
        <w:fldChar w:fldCharType="separate"/>
      </w:r>
      <w:bookmarkEnd w:id="75"/>
      <w:r w:rsidRPr="15E58D32">
        <w:rPr>
          <w:rStyle w:val="Mention"/>
          <w:noProof/>
        </w:rPr>
        <w:t>@Brian Hagerty</w:t>
      </w:r>
      <w:r>
        <w:fldChar w:fldCharType="end"/>
      </w:r>
      <w:r w:rsidRPr="620ADBD4">
        <w:t xml:space="preserve">  I believe this is specific to Pool deliveries and routing which is currently being done using Samsara</w:t>
      </w:r>
    </w:p>
  </w:comment>
  <w:comment w:id="73" w:author="Marie Guerrero" w:date="2025-11-24T07:17:00Z" w:initials="MG">
    <w:p w14:paraId="00321603" w14:textId="13DDA3F2" w:rsidR="00F9672C" w:rsidRDefault="00F9672C">
      <w:pPr>
        <w:pStyle w:val="CommentText"/>
      </w:pPr>
      <w:r>
        <w:rPr>
          <w:rStyle w:val="CommentReference"/>
        </w:rPr>
        <w:annotationRef/>
      </w:r>
      <w:r w:rsidRPr="49B36A6E">
        <w:t>Will we be able to schedule/track all vehicles?</w:t>
      </w:r>
    </w:p>
  </w:comment>
  <w:comment w:id="74" w:author="Marcus Dallacqua" w:date="2025-11-24T10:27:00Z" w:initials="MD">
    <w:p w14:paraId="6E388140" w14:textId="7945CE00" w:rsidR="00F9672C" w:rsidRDefault="00F9672C">
      <w:pPr>
        <w:pStyle w:val="CommentText"/>
      </w:pPr>
      <w:r>
        <w:rPr>
          <w:rStyle w:val="CommentReference"/>
        </w:rPr>
        <w:annotationRef/>
      </w:r>
      <w:r w:rsidRPr="1E4113FC">
        <w:t>yes</w:t>
      </w:r>
    </w:p>
  </w:comment>
  <w:comment w:id="78" w:author="Sandra Rudloff" w:date="2025-11-14T13:01:00Z" w:initials="SR">
    <w:p w14:paraId="7405813A" w14:textId="1D84D8BA" w:rsidR="003F1E4B" w:rsidRDefault="003F1E4B">
      <w:pPr>
        <w:pStyle w:val="CommentText"/>
      </w:pPr>
      <w:r>
        <w:rPr>
          <w:rStyle w:val="CommentReference"/>
        </w:rPr>
        <w:annotationRef/>
      </w:r>
      <w:r w:rsidRPr="30D261AE">
        <w:t>These are actually two different topics.  The DUR deliveries are normal sales (product shipping to the warehouse and labor)  that should be delivered within 4 days of receipt.    Last mile deliveries are labor only orders for us to deliver the product on behalf of HMI.  We are delivering product, but those orders may or may not be in our system, because we make the deliveries for sales from other dealers.</w:t>
      </w:r>
    </w:p>
  </w:comment>
  <w:comment w:id="79" w:author="Marie Guerrero" w:date="2025-11-24T07:18:00Z" w:initials="MG">
    <w:p w14:paraId="131038C3" w14:textId="0D68E9EB" w:rsidR="00F9672C" w:rsidRDefault="00F9672C">
      <w:pPr>
        <w:pStyle w:val="CommentText"/>
      </w:pPr>
      <w:r>
        <w:rPr>
          <w:rStyle w:val="CommentReference"/>
        </w:rPr>
        <w:annotationRef/>
      </w:r>
      <w:r w:rsidRPr="435A8083">
        <w:t>In this instance we are a third party distributer for MK...</w:t>
      </w:r>
    </w:p>
  </w:comment>
  <w:comment w:id="80" w:author="Debbie Herbert" w:date="2025-11-24T11:43:00Z" w:initials="DH">
    <w:p w14:paraId="22B542D0" w14:textId="77777777" w:rsidR="00246B82" w:rsidRDefault="00246B82" w:rsidP="00246B82">
      <w:pPr>
        <w:pStyle w:val="CommentText"/>
      </w:pPr>
      <w:r>
        <w:rPr>
          <w:rStyle w:val="CommentReference"/>
        </w:rPr>
        <w:annotationRef/>
      </w:r>
      <w:r>
        <w:t xml:space="preserve">Final mile = pool, DUR=100% Pivot’s.  This is really req for </w:t>
      </w:r>
    </w:p>
  </w:comment>
  <w:comment w:id="82" w:author="Marie Guerrero" w:date="2025-11-24T07:24:00Z" w:initials="MG">
    <w:p w14:paraId="1C8AB7B5" w14:textId="585DFC0C" w:rsidR="00F9672C" w:rsidRDefault="00F9672C">
      <w:pPr>
        <w:pStyle w:val="CommentText"/>
      </w:pPr>
      <w:r>
        <w:rPr>
          <w:rStyle w:val="CommentReference"/>
        </w:rPr>
        <w:annotationRef/>
      </w:r>
      <w:r w:rsidRPr="1D3921CB">
        <w:t>The planning described here is only for DURs and is very manual. Current struggles are confirming the correct delivery information (team based struggle)</w:t>
      </w:r>
    </w:p>
  </w:comment>
  <w:comment w:id="83" w:author="Debbie Herbert" w:date="2025-11-24T11:44:00Z" w:initials="DH">
    <w:p w14:paraId="2692806F" w14:textId="77777777" w:rsidR="008E632E" w:rsidRDefault="008E632E" w:rsidP="008E632E">
      <w:pPr>
        <w:pStyle w:val="CommentText"/>
      </w:pPr>
      <w:r>
        <w:rPr>
          <w:rStyle w:val="CommentReference"/>
        </w:rPr>
        <w:annotationRef/>
      </w:r>
      <w:r>
        <w:t>Go up a level, this is specific to just one possibiltiy</w:t>
      </w:r>
    </w:p>
  </w:comment>
  <w:comment w:id="85" w:author="Brian Hagerty" w:date="2025-11-21T16:12:00Z" w:initials="BH">
    <w:p w14:paraId="25E23AFC" w14:textId="1F6A32ED" w:rsidR="00500FE3" w:rsidRDefault="00500FE3" w:rsidP="00500FE3">
      <w:pPr>
        <w:pStyle w:val="CommentText"/>
      </w:pPr>
      <w:r>
        <w:rPr>
          <w:rStyle w:val="CommentReference"/>
        </w:rPr>
        <w:annotationRef/>
      </w:r>
      <w:r>
        <w:t xml:space="preserve">Can these be adjusted if we need to prioritize one client / stop over another stop? </w:t>
      </w:r>
    </w:p>
  </w:comment>
  <w:comment w:id="86" w:author="Marcus Dallacqua" w:date="2025-11-24T10:28:00Z" w:initials="MD">
    <w:p w14:paraId="4E2ECC85" w14:textId="044F7401" w:rsidR="00F9672C" w:rsidRDefault="00F9672C">
      <w:pPr>
        <w:pStyle w:val="CommentText"/>
      </w:pPr>
      <w:r>
        <w:rPr>
          <w:rStyle w:val="CommentReference"/>
        </w:rPr>
        <w:annotationRef/>
      </w:r>
      <w:r w:rsidRPr="467CABB9">
        <w:t> this should not say "automated." My apologies. Daily delivery routes are determined by the scheduler. </w:t>
      </w:r>
    </w:p>
  </w:comment>
  <w:comment w:id="89" w:author="Brian Hagerty" w:date="2025-11-21T16:12:00Z" w:initials="BH">
    <w:p w14:paraId="10B4AD60" w14:textId="77777777" w:rsidR="003C1DEF" w:rsidRDefault="003C1DEF" w:rsidP="003C1DEF">
      <w:pPr>
        <w:pStyle w:val="CommentText"/>
      </w:pPr>
      <w:r>
        <w:rPr>
          <w:rStyle w:val="CommentReference"/>
        </w:rPr>
        <w:annotationRef/>
      </w:r>
      <w:r>
        <w:t xml:space="preserve">As noted above, can site requirements be saved on an address by address basis to keep learning / knowledge in the system? </w:t>
      </w:r>
    </w:p>
  </w:comment>
  <w:comment w:id="90" w:author="Marcus Dallacqua" w:date="2025-11-24T10:28:00Z" w:initials="MD">
    <w:p w14:paraId="477817A1" w14:textId="6466E740" w:rsidR="00F9672C" w:rsidRDefault="00F9672C">
      <w:pPr>
        <w:pStyle w:val="CommentText"/>
      </w:pPr>
      <w:r>
        <w:rPr>
          <w:rStyle w:val="CommentReference"/>
        </w:rPr>
        <w:annotationRef/>
      </w:r>
      <w:r w:rsidRPr="056AA0D2">
        <w:t> requirements are saved to a specific address. </w:t>
      </w:r>
    </w:p>
  </w:comment>
  <w:comment w:id="91" w:author="Brian Hagerty" w:date="2025-11-21T16:15:00Z" w:initials="BH">
    <w:p w14:paraId="1030B401" w14:textId="77777777" w:rsidR="00501E5D" w:rsidRDefault="00501E5D" w:rsidP="00501E5D">
      <w:pPr>
        <w:pStyle w:val="CommentText"/>
      </w:pPr>
      <w:r>
        <w:rPr>
          <w:rStyle w:val="CommentReference"/>
        </w:rPr>
        <w:annotationRef/>
      </w:r>
      <w:r>
        <w:t xml:space="preserve">DURs currently still has the need for us to call the client and ensure they are available for delivery prior to scheduling. When you state automatically identified, you are not saying automatically scheduled, correct? </w:t>
      </w:r>
    </w:p>
  </w:comment>
  <w:comment w:id="92" w:author="Marcus Dallacqua" w:date="2025-11-24T10:29:00Z" w:initials="MD">
    <w:p w14:paraId="0E3BD452" w14:textId="7A5AD2CD" w:rsidR="00F9672C" w:rsidRDefault="00F9672C">
      <w:pPr>
        <w:pStyle w:val="CommentText"/>
      </w:pPr>
      <w:r>
        <w:rPr>
          <w:rStyle w:val="CommentReference"/>
        </w:rPr>
        <w:annotationRef/>
      </w:r>
      <w:r w:rsidRPr="6BCB23AE">
        <w:t> not automatically scheduled. Will be corrected. </w:t>
      </w:r>
    </w:p>
  </w:comment>
  <w:comment w:id="94" w:author="Marie Guerrero" w:date="2025-11-24T07:27:00Z" w:initials="MG">
    <w:p w14:paraId="6B07E528" w14:textId="75325C74" w:rsidR="00F9672C" w:rsidRDefault="00F9672C">
      <w:pPr>
        <w:pStyle w:val="CommentText"/>
      </w:pPr>
      <w:r>
        <w:rPr>
          <w:rStyle w:val="CommentReference"/>
        </w:rPr>
        <w:annotationRef/>
      </w:r>
      <w:r w:rsidRPr="7B5663BA">
        <w:t>What format is the reporting for this?</w:t>
      </w:r>
    </w:p>
  </w:comment>
  <w:comment w:id="95" w:author="Marcus Dallacqua" w:date="2025-11-24T10:30:00Z" w:initials="MD">
    <w:p w14:paraId="29FEDBD4" w14:textId="02D05C5D" w:rsidR="00F9672C" w:rsidRDefault="00F9672C">
      <w:pPr>
        <w:pStyle w:val="CommentText"/>
      </w:pPr>
      <w:r>
        <w:rPr>
          <w:rStyle w:val="CommentReference"/>
        </w:rPr>
        <w:annotationRef/>
      </w:r>
      <w:r w:rsidRPr="22C72FBF">
        <w:t>the work order tracks the status of delivery completion. When a user updates the status of the work order event in the field using the Field Service App, NetSuite is automatically updated, and users in the back office can see that status updated in real-time. The reporting for this is a simple save search that can be pinned to a dashboard</w:t>
      </w:r>
    </w:p>
  </w:comment>
  <w:comment w:id="96" w:author="Debbie Herbert" w:date="2025-11-24T11:47:00Z" w:initials="DH">
    <w:p w14:paraId="0748558E" w14:textId="77777777" w:rsidR="00E63810" w:rsidRDefault="00E63810" w:rsidP="00E63810">
      <w:pPr>
        <w:pStyle w:val="CommentText"/>
      </w:pPr>
      <w:r>
        <w:rPr>
          <w:rStyle w:val="CommentReference"/>
        </w:rPr>
        <w:annotationRef/>
      </w:r>
      <w:r>
        <w:t>Most likely a saved search</w:t>
      </w:r>
    </w:p>
  </w:comment>
  <w:comment w:id="99" w:author="Brian Hagerty" w:date="2025-11-21T16:16:00Z" w:initials="BH">
    <w:p w14:paraId="1C67F9B2" w14:textId="77777777" w:rsidR="006F3EF6" w:rsidRDefault="006F3EF6" w:rsidP="006F3EF6">
      <w:pPr>
        <w:pStyle w:val="CommentText"/>
      </w:pPr>
      <w:r>
        <w:rPr>
          <w:rStyle w:val="CommentReference"/>
        </w:rPr>
        <w:annotationRef/>
      </w:r>
      <w:r>
        <w:t xml:space="preserve">Same note as above about tracking site details on an address by address basis. This is IN ADDITION to this functionality you are noting here. </w:t>
      </w:r>
    </w:p>
  </w:comment>
  <w:comment w:id="102" w:author="Amanda Beaudin" w:date="2025-11-19T08:57:00Z" w:initials="AB">
    <w:p w14:paraId="5CD25DF7" w14:textId="0C80CFB8" w:rsidR="00DD13E7" w:rsidRDefault="00DD13E7" w:rsidP="00DD13E7">
      <w:pPr>
        <w:pStyle w:val="CommentText"/>
      </w:pPr>
      <w:r>
        <w:rPr>
          <w:rStyle w:val="CommentReference"/>
        </w:rPr>
        <w:annotationRef/>
      </w:r>
      <w:r>
        <w:t xml:space="preserve">Will this reminder initiate when all product is acknowledged? That will  not necessarily indicate scheduling is needed at that time. </w:t>
      </w:r>
    </w:p>
  </w:comment>
  <w:comment w:id="103" w:author="Brian Hagerty" w:date="2025-11-21T16:18:00Z" w:initials="BH">
    <w:p w14:paraId="526B4F11" w14:textId="77777777" w:rsidR="00DC3177" w:rsidRDefault="00DC3177" w:rsidP="00DC3177">
      <w:pPr>
        <w:pStyle w:val="CommentText"/>
      </w:pPr>
      <w:r>
        <w:rPr>
          <w:rStyle w:val="CommentReference"/>
        </w:rPr>
        <w:annotationRef/>
      </w:r>
      <w:r>
        <w:t xml:space="preserve">Who will be notified once all product is acknowledged? In some instances it will need to be PM, in others it will need to be PC. </w:t>
      </w:r>
      <w:r>
        <w:br/>
      </w:r>
      <w:r>
        <w:br/>
        <w:t xml:space="preserve">Is there also functionality that will alert if an order is pending any acknowledgments after a specific period of time? </w:t>
      </w:r>
    </w:p>
  </w:comment>
  <w:comment w:id="104" w:author="Marcus Dallacqua" w:date="2025-11-24T10:31:00Z" w:initials="MD">
    <w:p w14:paraId="1BF0D782" w14:textId="24CD72C4" w:rsidR="00F9672C" w:rsidRDefault="00F9672C">
      <w:pPr>
        <w:pStyle w:val="CommentText"/>
      </w:pPr>
      <w:r>
        <w:rPr>
          <w:rStyle w:val="CommentReference"/>
        </w:rPr>
        <w:annotationRef/>
      </w:r>
      <w:r w:rsidRPr="5454BCBF">
        <w:t>This is a dashboard reminder and you determine on whose dashboard this shows up.  We can do additional highlighting based on how much time has passed</w:t>
      </w:r>
    </w:p>
  </w:comment>
  <w:comment w:id="106" w:author="Brian Hagerty" w:date="2025-11-21T16:22:00Z" w:initials="BH">
    <w:p w14:paraId="2040856B" w14:textId="0589693B" w:rsidR="00AA12FD" w:rsidRDefault="00AA12FD" w:rsidP="00AA12FD">
      <w:pPr>
        <w:pStyle w:val="CommentText"/>
      </w:pPr>
      <w:r>
        <w:rPr>
          <w:rStyle w:val="CommentReference"/>
        </w:rPr>
        <w:annotationRef/>
      </w:r>
      <w:r>
        <w:t>In our current system, we pull FULL POs. So it is the opposite. It is optimized for our purchase order grouping, but not for more granular pulls (partial PO pulls)</w:t>
      </w:r>
    </w:p>
  </w:comment>
  <w:comment w:id="107" w:author="Debbie Herbert" w:date="2025-11-24T11:51:00Z" w:initials="DH">
    <w:p w14:paraId="232C7A2F" w14:textId="77777777" w:rsidR="00A01E18" w:rsidRDefault="00A01E18" w:rsidP="00A01E18">
      <w:pPr>
        <w:pStyle w:val="CommentText"/>
      </w:pPr>
      <w:r>
        <w:rPr>
          <w:rStyle w:val="CommentReference"/>
        </w:rPr>
        <w:annotationRef/>
      </w:r>
      <w:r>
        <w:t>This is a clarificaiton.  REQ - needs to be able to pull a subset of items from SO/PO</w:t>
      </w:r>
    </w:p>
  </w:comment>
  <w:comment w:id="108" w:author="Gary Strickland" w:date="2026-02-04T23:58:00Z" w:initials="GS">
    <w:p w14:paraId="702B6BF0" w14:textId="77777777" w:rsidR="00FA7261" w:rsidRDefault="00FA7261" w:rsidP="00FA7261">
      <w:r>
        <w:rPr>
          <w:rStyle w:val="CommentReference"/>
        </w:rPr>
        <w:annotationRef/>
      </w:r>
      <w:r>
        <w:rPr>
          <w:color w:val="000000"/>
          <w:sz w:val="20"/>
          <w:szCs w:val="20"/>
        </w:rPr>
        <w:t>Wording changed to include more complex scenarios</w:t>
      </w:r>
    </w:p>
  </w:comment>
  <w:comment w:id="111" w:author="Brian Hagerty" w:date="2025-11-21T16:24:00Z" w:initials="BH">
    <w:p w14:paraId="4641CADD" w14:textId="5FEB72EE" w:rsidR="0094421E" w:rsidRDefault="0094421E" w:rsidP="0094421E">
      <w:pPr>
        <w:pStyle w:val="CommentText"/>
      </w:pPr>
      <w:r>
        <w:rPr>
          <w:rStyle w:val="CommentReference"/>
        </w:rPr>
        <w:annotationRef/>
      </w:r>
      <w:r>
        <w:t>Please elaborate on what this looks like</w:t>
      </w:r>
    </w:p>
  </w:comment>
  <w:comment w:id="113" w:author="Amanda Beaudin" w:date="2025-11-19T09:16:00Z" w:initials="AB">
    <w:p w14:paraId="1F8D515A" w14:textId="067D4988" w:rsidR="0076589F" w:rsidRDefault="0076589F" w:rsidP="0076589F">
      <w:pPr>
        <w:pStyle w:val="CommentText"/>
      </w:pPr>
      <w:r>
        <w:rPr>
          <w:rStyle w:val="CommentReference"/>
        </w:rPr>
        <w:annotationRef/>
      </w:r>
      <w:r>
        <w:t>I feel like this trigger should be done when all product is received? Not when it’s acknowledged?</w:t>
      </w:r>
    </w:p>
  </w:comment>
  <w:comment w:id="114" w:author="Brian Hagerty" w:date="2025-11-21T16:25:00Z" w:initials="BH">
    <w:p w14:paraId="2C850AAB" w14:textId="77777777" w:rsidR="009C39E8" w:rsidRDefault="009C39E8" w:rsidP="009C39E8">
      <w:pPr>
        <w:pStyle w:val="CommentText"/>
      </w:pPr>
      <w:r>
        <w:rPr>
          <w:rStyle w:val="CommentReference"/>
        </w:rPr>
        <w:annotationRef/>
      </w:r>
      <w:r>
        <w:t xml:space="preserve">PMs would want this at point of acknowledgment. We need to schedule projects before product is received. </w:t>
      </w:r>
    </w:p>
  </w:comment>
  <w:comment w:id="115" w:author="Marcus Dallacqua" w:date="2025-11-24T10:33:00Z" w:initials="MD">
    <w:p w14:paraId="19E5F6A2" w14:textId="1232DC97" w:rsidR="00F9672C" w:rsidRDefault="00F9672C">
      <w:pPr>
        <w:pStyle w:val="CommentText"/>
      </w:pPr>
      <w:r>
        <w:rPr>
          <w:rStyle w:val="CommentReference"/>
        </w:rPr>
        <w:annotationRef/>
      </w:r>
      <w:r w:rsidRPr="2A94F6A2">
        <w:t>We can alert to both  - simple saved search dashboard alert</w:t>
      </w:r>
    </w:p>
  </w:comment>
  <w:comment w:id="116" w:author="Debbie Herbert" w:date="2025-11-24T11:54:00Z" w:initials="DH">
    <w:p w14:paraId="3B04881E" w14:textId="77777777" w:rsidR="00160B86" w:rsidRDefault="00160B86" w:rsidP="00160B86">
      <w:pPr>
        <w:pStyle w:val="CommentText"/>
      </w:pPr>
      <w:r>
        <w:rPr>
          <w:rStyle w:val="CommentReference"/>
        </w:rPr>
        <w:annotationRef/>
      </w:r>
      <w:r>
        <w:t>When project is ready for WO activities - more generalized</w:t>
      </w:r>
    </w:p>
  </w:comment>
  <w:comment w:id="117" w:author="Brian Hagerty" w:date="2025-11-21T16:26:00Z" w:initials="BH">
    <w:p w14:paraId="434FD18F" w14:textId="39470EE1" w:rsidR="0012019B" w:rsidRDefault="0012019B" w:rsidP="0012019B">
      <w:pPr>
        <w:pStyle w:val="CommentText"/>
      </w:pPr>
      <w:r>
        <w:rPr>
          <w:rStyle w:val="CommentReference"/>
        </w:rPr>
        <w:annotationRef/>
      </w:r>
      <w:r>
        <w:t xml:space="preserve">This is just a high level example. </w:t>
      </w:r>
    </w:p>
  </w:comment>
  <w:comment w:id="118" w:author="Marcus Dallacqua" w:date="2025-11-24T10:33:00Z" w:initials="MD">
    <w:p w14:paraId="07871D2D" w14:textId="1DA7EB33" w:rsidR="00F9672C" w:rsidRDefault="00F9672C">
      <w:pPr>
        <w:pStyle w:val="CommentText"/>
      </w:pPr>
      <w:r>
        <w:rPr>
          <w:rStyle w:val="CommentReference"/>
        </w:rPr>
        <w:annotationRef/>
      </w:r>
      <w:r w:rsidRPr="5D7B53E7">
        <w:t>noted</w:t>
      </w:r>
    </w:p>
  </w:comment>
  <w:comment w:id="119" w:author="Debbie Herbert" w:date="2025-11-24T11:54:00Z" w:initials="DH">
    <w:p w14:paraId="0A94BB29" w14:textId="77777777" w:rsidR="00410CB4" w:rsidRDefault="00410CB4" w:rsidP="00410CB4">
      <w:pPr>
        <w:pStyle w:val="CommentText"/>
      </w:pPr>
      <w:r>
        <w:rPr>
          <w:rStyle w:val="CommentReference"/>
        </w:rPr>
        <w:annotationRef/>
      </w:r>
      <w:r>
        <w:t>generalize</w:t>
      </w:r>
    </w:p>
  </w:comment>
  <w:comment w:id="120" w:author="Gary Strickland" w:date="2026-02-05T00:01:00Z" w:initials="GS">
    <w:p w14:paraId="10AAB6FF" w14:textId="77777777" w:rsidR="00FA7261" w:rsidRDefault="00FA7261" w:rsidP="00FA7261">
      <w:r>
        <w:rPr>
          <w:rStyle w:val="CommentReference"/>
        </w:rPr>
        <w:annotationRef/>
      </w:r>
      <w:r>
        <w:rPr>
          <w:color w:val="000000"/>
          <w:sz w:val="20"/>
          <w:szCs w:val="20"/>
        </w:rPr>
        <w:t>Added</w:t>
      </w:r>
    </w:p>
  </w:comment>
  <w:comment w:id="121" w:author="Marie Guerrero" w:date="2025-11-24T07:39:00Z" w:initials="MG">
    <w:p w14:paraId="3FAFC5FB" w14:textId="185BD225" w:rsidR="00F9672C" w:rsidRDefault="00F9672C">
      <w:pPr>
        <w:pStyle w:val="CommentText"/>
      </w:pPr>
      <w:r>
        <w:rPr>
          <w:rStyle w:val="CommentReference"/>
        </w:rPr>
        <w:annotationRef/>
      </w:r>
      <w:r w:rsidRPr="6BD85B8C">
        <w:t>Will the coordinators/PMs have visibility to the "soft" schedule or the schedule "pipeline". We currently do not provide visibility to this which has made it very manual and time consuming on for both install and PM/PC. Will they also have visibility to available resources/capacity?</w:t>
      </w:r>
    </w:p>
  </w:comment>
  <w:comment w:id="122" w:author="Debbie Herbert" w:date="2025-11-24T11:56:00Z" w:initials="DH">
    <w:p w14:paraId="390632A5" w14:textId="77777777" w:rsidR="002068B5" w:rsidRDefault="002068B5" w:rsidP="002068B5">
      <w:pPr>
        <w:pStyle w:val="CommentText"/>
      </w:pPr>
      <w:r>
        <w:rPr>
          <w:rStyle w:val="CommentReference"/>
        </w:rPr>
        <w:annotationRef/>
      </w:r>
      <w:r>
        <w:t>Chris to ask Joe on this</w:t>
      </w:r>
    </w:p>
  </w:comment>
  <w:comment w:id="123" w:author="Sandra Rudloff" w:date="2026-02-13T12:46:00Z" w:initials="SR">
    <w:p w14:paraId="475365C3" w14:textId="76338469" w:rsidR="00AD4B27" w:rsidRDefault="00AD4B27">
      <w:pPr>
        <w:pStyle w:val="CommentText"/>
      </w:pPr>
      <w:r>
        <w:rPr>
          <w:rStyle w:val="CommentReference"/>
        </w:rPr>
        <w:annotationRef/>
      </w:r>
      <w:r w:rsidRPr="28320AF1">
        <w:t>Did we get clarification from Joe??</w:t>
      </w:r>
    </w:p>
  </w:comment>
  <w:comment w:id="126" w:author="Brian Hagerty" w:date="2025-11-21T16:28:00Z" w:initials="BH">
    <w:p w14:paraId="2C5EF4C9" w14:textId="27475DB2" w:rsidR="00D25A87" w:rsidRDefault="00D25A87" w:rsidP="00D25A87">
      <w:pPr>
        <w:pStyle w:val="CommentText"/>
      </w:pPr>
      <w:r>
        <w:rPr>
          <w:rStyle w:val="CommentReference"/>
        </w:rPr>
        <w:annotationRef/>
      </w:r>
      <w:r>
        <w:t xml:space="preserve">Currently, we open a new sub-project for receiving lines on replacement product. The purpose of this is so that we do not hold open the original order for “punch” or other items. The reason we do this is so that the order is invoiced and we are not slowing down revenue recognition. Can you elaborate on who invoicing is handled if replacement products are received against the original order? </w:t>
      </w:r>
    </w:p>
  </w:comment>
  <w:comment w:id="127" w:author="Marcus Dallacqua" w:date="2025-11-24T10:34:00Z" w:initials="MD">
    <w:p w14:paraId="77E1F08D" w14:textId="15B29CD6" w:rsidR="00F9672C" w:rsidRDefault="00F9672C">
      <w:pPr>
        <w:pStyle w:val="CommentText"/>
      </w:pPr>
      <w:r>
        <w:rPr>
          <w:rStyle w:val="CommentReference"/>
        </w:rPr>
        <w:annotationRef/>
      </w:r>
      <w:r w:rsidRPr="379F84DF">
        <w:t> corrective action orders can be tracked separately as a sales order under the same project. </w:t>
      </w:r>
    </w:p>
  </w:comment>
  <w:comment w:id="128" w:author="Marie Guerrero" w:date="2025-11-24T07:41:00Z" w:initials="MG">
    <w:p w14:paraId="65C8FA11" w14:textId="3907FEB0" w:rsidR="00F9672C" w:rsidRDefault="00F9672C">
      <w:pPr>
        <w:pStyle w:val="CommentText"/>
      </w:pPr>
      <w:r>
        <w:rPr>
          <w:rStyle w:val="CommentReference"/>
        </w:rPr>
        <w:annotationRef/>
      </w:r>
      <w:r w:rsidRPr="51B655E2">
        <w:t xml:space="preserve">How easy/quickly can this be created? The warehouse admin does have to chase down pc/pm to add lines for product physically received that is not on a sales order as a line for receiving  </w:t>
      </w:r>
    </w:p>
  </w:comment>
  <w:comment w:id="129" w:author="Chris Trumble" w:date="2025-12-01T11:14:00Z" w:initials="CT">
    <w:p w14:paraId="63E4AF57" w14:textId="141FB1C5" w:rsidR="000D1257" w:rsidRDefault="000D1257">
      <w:pPr>
        <w:pStyle w:val="CommentText"/>
      </w:pPr>
      <w:r>
        <w:rPr>
          <w:rStyle w:val="CommentReference"/>
        </w:rPr>
        <w:annotationRef/>
      </w:r>
      <w:r w:rsidRPr="1895F6B2">
        <w:t>@Debbie:  Have scoping session - simplification of coordination ideally phase one feature (accommodate), Automation could be phase 2</w:t>
      </w:r>
    </w:p>
  </w:comment>
  <w:comment w:id="130" w:author="Brian Hagerty" w:date="2026-02-13T17:23:00Z" w:initials="BH">
    <w:p w14:paraId="62518B93" w14:textId="325A0A97" w:rsidR="00717103" w:rsidRDefault="00717103" w:rsidP="00717103">
      <w:pPr>
        <w:pStyle w:val="CommentText"/>
      </w:pPr>
      <w:r>
        <w:rPr>
          <w:rStyle w:val="CommentReference"/>
        </w:rPr>
        <w:annotationRef/>
      </w:r>
      <w:r>
        <w:t xml:space="preserve">GSI Team - we still need scoping session </w:t>
      </w:r>
      <w:r>
        <w:fldChar w:fldCharType="begin"/>
      </w:r>
      <w:r>
        <w:instrText>HYPERLINK "mailto:mguerrero@pivotinteriors.com"</w:instrText>
      </w:r>
      <w:bookmarkStart w:id="132" w:name="_@_AC2D1E2D878C4692A5C0784A1BDF9EC3Z"/>
      <w:r>
        <w:fldChar w:fldCharType="separate"/>
      </w:r>
      <w:bookmarkEnd w:id="132"/>
      <w:r w:rsidRPr="00717103">
        <w:rPr>
          <w:rStyle w:val="Mention"/>
          <w:noProof/>
        </w:rPr>
        <w:t>@Marie Guerrero</w:t>
      </w:r>
      <w:r>
        <w:fldChar w:fldCharType="end"/>
      </w:r>
      <w:r>
        <w:t xml:space="preserve"> </w:t>
      </w:r>
      <w:r>
        <w:fldChar w:fldCharType="begin"/>
      </w:r>
      <w:r>
        <w:instrText>HYPERLINK "mailto:srudloff@pivotinteriors.com"</w:instrText>
      </w:r>
      <w:bookmarkStart w:id="133" w:name="_@_6B2A8C9B0EFF4718BDE5180B0F498B56Z"/>
      <w:r>
        <w:fldChar w:fldCharType="separate"/>
      </w:r>
      <w:bookmarkEnd w:id="133"/>
      <w:r w:rsidRPr="00717103">
        <w:rPr>
          <w:rStyle w:val="Mention"/>
          <w:noProof/>
        </w:rPr>
        <w:t>@Sandra Rudloff</w:t>
      </w:r>
      <w:r>
        <w:fldChar w:fldCharType="end"/>
      </w:r>
      <w:r>
        <w:t xml:space="preserve"> </w:t>
      </w:r>
    </w:p>
  </w:comment>
  <w:comment w:id="131" w:author="Sandra Rudloff" w:date="2026-02-17T12:14:00Z" w:initials="">
    <w:p w14:paraId="412F0B5E" w14:textId="10172202" w:rsidR="0011572E" w:rsidRDefault="0011572E">
      <w:pPr>
        <w:pStyle w:val="CommentText"/>
      </w:pPr>
      <w:r>
        <w:rPr>
          <w:rStyle w:val="CommentReference"/>
        </w:rPr>
        <w:annotationRef/>
      </w:r>
      <w:r>
        <w:t xml:space="preserve">GSI - I think we need to see the Orion punch process (was it called corrective order?) first, and see if it will serve the needs as is. </w:t>
      </w:r>
    </w:p>
  </w:comment>
  <w:comment w:id="135" w:author="Sandra Rudloff" w:date="2025-11-14T14:07:00Z" w:initials="SR">
    <w:p w14:paraId="16C1FA13" w14:textId="594425BB" w:rsidR="000B6D48" w:rsidRDefault="000B6D48">
      <w:pPr>
        <w:pStyle w:val="CommentText"/>
      </w:pPr>
      <w:r>
        <w:rPr>
          <w:rStyle w:val="CommentReference"/>
        </w:rPr>
        <w:annotationRef/>
      </w:r>
      <w:r>
        <w:fldChar w:fldCharType="begin"/>
      </w:r>
      <w:r>
        <w:instrText xml:space="preserve"> HYPERLINK "mailto:mguerrero@pivotinteriors.com"</w:instrText>
      </w:r>
      <w:bookmarkStart w:id="140" w:name="_@_CFA3B2FBFD2947128B13E6B2CE5CBC58Z"/>
      <w:r>
        <w:fldChar w:fldCharType="separate"/>
      </w:r>
      <w:bookmarkEnd w:id="140"/>
      <w:r w:rsidRPr="6DBA8741">
        <w:rPr>
          <w:rStyle w:val="Mention"/>
          <w:noProof/>
        </w:rPr>
        <w:t>@Marie Guerrero</w:t>
      </w:r>
      <w:r>
        <w:fldChar w:fldCharType="end"/>
      </w:r>
      <w:r w:rsidRPr="630EB5A4">
        <w:t xml:space="preserve"> </w:t>
      </w:r>
      <w:r>
        <w:fldChar w:fldCharType="begin"/>
      </w:r>
      <w:r>
        <w:instrText xml:space="preserve"> HYPERLINK "mailto:bhagerty@pivotinteriors.com"</w:instrText>
      </w:r>
      <w:bookmarkStart w:id="141" w:name="_@_0669CCCDAF1C472997CB0EDE21F6F2E8Z"/>
      <w:r>
        <w:fldChar w:fldCharType="separate"/>
      </w:r>
      <w:bookmarkEnd w:id="141"/>
      <w:r w:rsidRPr="6D70AC3F">
        <w:rPr>
          <w:rStyle w:val="Mention"/>
          <w:noProof/>
        </w:rPr>
        <w:t>@Brian Hagerty</w:t>
      </w:r>
      <w:r>
        <w:fldChar w:fldCharType="end"/>
      </w:r>
      <w:r w:rsidRPr="371B31A8">
        <w:t xml:space="preserve"> </w:t>
      </w:r>
      <w:r>
        <w:fldChar w:fldCharType="begin"/>
      </w:r>
      <w:r>
        <w:instrText xml:space="preserve"> HYPERLINK "mailto:abeaudin@pivotinteriors.com"</w:instrText>
      </w:r>
      <w:bookmarkStart w:id="142" w:name="_@_CF58EB35704647D5BFDA16A9177CFCB5Z"/>
      <w:r>
        <w:fldChar w:fldCharType="separate"/>
      </w:r>
      <w:bookmarkEnd w:id="142"/>
      <w:r w:rsidRPr="0A22D505">
        <w:rPr>
          <w:rStyle w:val="Mention"/>
          <w:noProof/>
        </w:rPr>
        <w:t>@Amanda Beaudin</w:t>
      </w:r>
      <w:r>
        <w:fldChar w:fldCharType="end"/>
      </w:r>
      <w:r w:rsidRPr="3F72F27D">
        <w:t xml:space="preserve">  - Is this true?  Or do we have to coordinate shipping on our own?</w:t>
      </w:r>
    </w:p>
  </w:comment>
  <w:comment w:id="136" w:author="Amanda Beaudin" w:date="2025-11-14T16:19:00Z" w:initials="AB">
    <w:p w14:paraId="10A5BB90" w14:textId="2F776ADA" w:rsidR="001A1EA0" w:rsidRDefault="001A1EA0">
      <w:pPr>
        <w:pStyle w:val="CommentText"/>
      </w:pPr>
      <w:r>
        <w:rPr>
          <w:rStyle w:val="CommentReference"/>
        </w:rPr>
        <w:annotationRef/>
      </w:r>
      <w:r>
        <w:fldChar w:fldCharType="begin"/>
      </w:r>
      <w:r>
        <w:instrText xml:space="preserve"> HYPERLINK "mailto:srudloff@pivotinteriors.com"</w:instrText>
      </w:r>
      <w:bookmarkStart w:id="143" w:name="_@_0DA79633E2994E91A99B3FCAA87A0492Z"/>
      <w:r>
        <w:fldChar w:fldCharType="separate"/>
      </w:r>
      <w:bookmarkEnd w:id="143"/>
      <w:r w:rsidRPr="25619DC2">
        <w:rPr>
          <w:rStyle w:val="Mention"/>
          <w:noProof/>
        </w:rPr>
        <w:t>@Sandra Rudloff</w:t>
      </w:r>
      <w:r>
        <w:fldChar w:fldCharType="end"/>
      </w:r>
      <w:r w:rsidRPr="727CB8CE">
        <w:t xml:space="preserve"> If a vendor wants product back due to their error, we would have them pay for it. Call tag is the easiest way to do that. If they are taking back something that was our error, we would pay for the shipping. </w:t>
      </w:r>
    </w:p>
  </w:comment>
  <w:comment w:id="137" w:author="Brian Hagerty" w:date="2025-11-21T16:30:00Z" w:initials="BH">
    <w:p w14:paraId="0D57B2D8" w14:textId="77777777" w:rsidR="00672B4E" w:rsidRDefault="00672B4E" w:rsidP="00672B4E">
      <w:pPr>
        <w:pStyle w:val="CommentText"/>
      </w:pPr>
      <w:r>
        <w:rPr>
          <w:rStyle w:val="CommentReference"/>
        </w:rPr>
        <w:annotationRef/>
      </w:r>
      <w:r>
        <w:t>+1 to Amanda comment</w:t>
      </w:r>
    </w:p>
  </w:comment>
  <w:comment w:id="138" w:author="Marie Guerrero" w:date="2025-11-24T07:42:00Z" w:initials="MG">
    <w:p w14:paraId="014E4B91" w14:textId="420CD501" w:rsidR="00F9672C" w:rsidRDefault="00F9672C">
      <w:pPr>
        <w:pStyle w:val="CommentText"/>
      </w:pPr>
      <w:r>
        <w:rPr>
          <w:rStyle w:val="CommentReference"/>
        </w:rPr>
        <w:annotationRef/>
      </w:r>
      <w:r w:rsidRPr="0DEB3094">
        <w:t>+2 to Amanda comment</w:t>
      </w:r>
    </w:p>
  </w:comment>
  <w:comment w:id="139" w:author="Gary Strickland" w:date="2026-02-05T00:06:00Z" w:initials="GS">
    <w:p w14:paraId="54556BAB" w14:textId="77777777" w:rsidR="00DC33D9" w:rsidRDefault="00DC33D9" w:rsidP="00DC33D9">
      <w:r>
        <w:rPr>
          <w:rStyle w:val="CommentReference"/>
        </w:rPr>
        <w:annotationRef/>
      </w:r>
      <w:r>
        <w:rPr>
          <w:color w:val="000000"/>
          <w:sz w:val="20"/>
          <w:szCs w:val="20"/>
        </w:rPr>
        <w:t>Added verbiage to include errors by Pivot</w:t>
      </w:r>
    </w:p>
  </w:comment>
  <w:comment w:id="145" w:author="Brian Hagerty" w:date="2025-11-21T16:31:00Z" w:initials="BH">
    <w:p w14:paraId="2F77BC3B" w14:textId="5FC0485B" w:rsidR="008A631F" w:rsidRDefault="008A631F" w:rsidP="008A631F">
      <w:pPr>
        <w:pStyle w:val="CommentText"/>
      </w:pPr>
      <w:r>
        <w:rPr>
          <w:rStyle w:val="CommentReference"/>
        </w:rPr>
        <w:annotationRef/>
      </w:r>
      <w:r>
        <w:t xml:space="preserve">Can you demo what this would look like. I see the value of this process being formalized if it is simple and straight forward. </w:t>
      </w:r>
    </w:p>
  </w:comment>
  <w:comment w:id="146" w:author="Marcus Dallacqua" w:date="2025-11-24T10:35:00Z" w:initials="MD">
    <w:p w14:paraId="1094DAD6" w14:textId="1CF2D680" w:rsidR="00F9672C" w:rsidRDefault="00F9672C">
      <w:pPr>
        <w:pStyle w:val="CommentText"/>
      </w:pPr>
      <w:r>
        <w:rPr>
          <w:rStyle w:val="CommentReference"/>
        </w:rPr>
        <w:annotationRef/>
      </w:r>
      <w:r w:rsidRPr="69CC170F">
        <w:t> since we are short on time for this discovery phase, I would propose that we give you a detailed process map for now, and then walk you through this during configuration. </w:t>
      </w:r>
    </w:p>
  </w:comment>
  <w:comment w:id="147" w:author="Brian Hagerty" w:date="2025-12-01T07:45:00Z" w:initials="BH">
    <w:p w14:paraId="3AE892FA" w14:textId="77777777" w:rsidR="00562CE7" w:rsidRDefault="00562CE7" w:rsidP="00562CE7">
      <w:pPr>
        <w:pStyle w:val="CommentText"/>
      </w:pPr>
      <w:r>
        <w:rPr>
          <w:rStyle w:val="CommentReference"/>
        </w:rPr>
        <w:annotationRef/>
      </w:r>
      <w:r>
        <w:t xml:space="preserve">That works! Please send over. </w:t>
      </w:r>
    </w:p>
  </w:comment>
  <w:comment w:id="148" w:author="Gary Strickland" w:date="2026-02-05T00:07:00Z" w:initials="GS">
    <w:p w14:paraId="6EA4C497" w14:textId="77777777" w:rsidR="00DC33D9" w:rsidRDefault="00DC33D9" w:rsidP="00DC33D9">
      <w:r>
        <w:rPr>
          <w:rStyle w:val="CommentReference"/>
        </w:rPr>
        <w:annotationRef/>
      </w:r>
      <w:r>
        <w:rPr>
          <w:color w:val="000000"/>
          <w:sz w:val="20"/>
          <w:szCs w:val="20"/>
        </w:rPr>
        <w:t>Confirm process map was provided</w:t>
      </w:r>
    </w:p>
  </w:comment>
  <w:comment w:id="149" w:author="Brian Hagerty" w:date="2026-02-13T17:24:00Z" w:initials="BH">
    <w:p w14:paraId="196F425C" w14:textId="77777777" w:rsidR="00BF2AD0" w:rsidRDefault="00BF2AD0" w:rsidP="00BF2AD0">
      <w:pPr>
        <w:pStyle w:val="CommentText"/>
      </w:pPr>
      <w:r>
        <w:rPr>
          <w:rStyle w:val="CommentReference"/>
        </w:rPr>
        <w:annotationRef/>
      </w:r>
      <w:r>
        <w:t>GSI Team - please let us know where process map was uploaded. We need to review</w:t>
      </w:r>
    </w:p>
  </w:comment>
  <w:comment w:id="150" w:author="Brian Hagerty" w:date="2025-11-21T16:31:00Z" w:initials="BH">
    <w:p w14:paraId="63DDB9BA" w14:textId="07324858" w:rsidR="008A631F" w:rsidRDefault="008A631F" w:rsidP="008A631F">
      <w:pPr>
        <w:pStyle w:val="CommentText"/>
      </w:pPr>
      <w:r>
        <w:rPr>
          <w:rStyle w:val="CommentReference"/>
        </w:rPr>
        <w:annotationRef/>
      </w:r>
      <w:r>
        <w:t>Same note from above on does this create any issues for invoicing?</w:t>
      </w:r>
    </w:p>
  </w:comment>
  <w:comment w:id="151" w:author="Marcus Dallacqua" w:date="2025-11-24T10:35:00Z" w:initials="MD">
    <w:p w14:paraId="0A8EFE6B" w14:textId="6407EB47" w:rsidR="00F9672C" w:rsidRDefault="00F9672C">
      <w:pPr>
        <w:pStyle w:val="CommentText"/>
      </w:pPr>
      <w:r>
        <w:rPr>
          <w:rStyle w:val="CommentReference"/>
        </w:rPr>
        <w:annotationRef/>
      </w:r>
      <w:r w:rsidRPr="34C9BE9B">
        <w:t>it does not</w:t>
      </w:r>
    </w:p>
  </w:comment>
  <w:comment w:id="154" w:author="Brian Hagerty" w:date="2025-11-21T16:32:00Z" w:initials="BH">
    <w:p w14:paraId="4E63F87E" w14:textId="77777777" w:rsidR="00B57B87" w:rsidRDefault="00B57B87" w:rsidP="00B57B87">
      <w:pPr>
        <w:pStyle w:val="CommentText"/>
      </w:pPr>
      <w:r>
        <w:rPr>
          <w:rStyle w:val="CommentReference"/>
        </w:rPr>
        <w:annotationRef/>
      </w:r>
      <w:r>
        <w:t xml:space="preserve">Would like quick demo on the formal steps to evaluate. </w:t>
      </w:r>
    </w:p>
  </w:comment>
  <w:comment w:id="155" w:author="Brian Hagerty" w:date="2025-11-21T16:33:00Z" w:initials="BH">
    <w:p w14:paraId="154EAFC9" w14:textId="77777777" w:rsidR="007679A6" w:rsidRDefault="007679A6" w:rsidP="007679A6">
      <w:pPr>
        <w:pStyle w:val="CommentText"/>
      </w:pPr>
      <w:r>
        <w:rPr>
          <w:rStyle w:val="CommentReference"/>
        </w:rPr>
        <w:annotationRef/>
      </w:r>
      <w:r>
        <w:t xml:space="preserve">In addition to product being sent at no cost, often times we will bill the vendor for labor associated to install the replacement product. How is that managed? We need a way to track vendor approval of costs, etc. </w:t>
      </w:r>
    </w:p>
  </w:comment>
  <w:comment w:id="156" w:author="Marcus Dallacqua" w:date="2025-11-24T10:36:00Z" w:initials="MD">
    <w:p w14:paraId="03C28464" w14:textId="0315034F" w:rsidR="00F9672C" w:rsidRDefault="00F9672C">
      <w:pPr>
        <w:pStyle w:val="CommentText"/>
      </w:pPr>
      <w:r>
        <w:rPr>
          <w:rStyle w:val="CommentReference"/>
        </w:rPr>
        <w:annotationRef/>
      </w:r>
      <w:r w:rsidRPr="7AF9BD28">
        <w:t> that can be handled as a vendor credit or treating the vendor as a customer and giving them an invoice. Both can be tagged to the project, and both impact project financials. </w:t>
      </w:r>
    </w:p>
  </w:comment>
  <w:comment w:id="157" w:author="Gary Strickland" w:date="2026-02-05T00:12:00Z" w:initials="GS">
    <w:p w14:paraId="171AB796" w14:textId="77777777" w:rsidR="00DC33D9" w:rsidRDefault="00DC33D9" w:rsidP="00DC33D9">
      <w:r>
        <w:rPr>
          <w:rStyle w:val="CommentReference"/>
        </w:rPr>
        <w:annotationRef/>
      </w:r>
      <w:r>
        <w:rPr>
          <w:color w:val="000000"/>
          <w:sz w:val="20"/>
          <w:szCs w:val="20"/>
        </w:rPr>
        <w:t>Added:</w:t>
      </w:r>
    </w:p>
    <w:p w14:paraId="7701BAF3" w14:textId="77777777" w:rsidR="00DC33D9" w:rsidRDefault="00DC33D9" w:rsidP="00DC33D9"/>
    <w:p w14:paraId="48137F2F" w14:textId="77777777" w:rsidR="00DC33D9" w:rsidRDefault="00DC33D9" w:rsidP="00DC33D9">
      <w:r>
        <w:rPr>
          <w:color w:val="000000"/>
          <w:sz w:val="20"/>
          <w:szCs w:val="20"/>
        </w:rPr>
        <w:t xml:space="preserve">For labor chargebacks, Orion can manage as a vendor credit or create a customer record for the vendor and generate an invoice. Both should be assigned to project for accurate financial reporting  </w:t>
      </w:r>
    </w:p>
  </w:comment>
  <w:comment w:id="158" w:author="Brian Hagerty" w:date="2025-11-21T16:34:00Z" w:initials="BH">
    <w:p w14:paraId="42D02030" w14:textId="4AEC955A" w:rsidR="000F6346" w:rsidRDefault="000F6346" w:rsidP="000F6346">
      <w:pPr>
        <w:pStyle w:val="CommentText"/>
      </w:pPr>
      <w:r>
        <w:rPr>
          <w:rStyle w:val="CommentReference"/>
        </w:rPr>
        <w:annotationRef/>
      </w:r>
      <w:r>
        <w:t xml:space="preserve">This is more of a Pivot adopted practice. We request the manufacturer to tag with the original PO number with the letter R after the PO. </w:t>
      </w:r>
    </w:p>
  </w:comment>
  <w:comment w:id="159" w:author="Gary Strickland" w:date="2026-02-05T00:13:00Z" w:initials="GS">
    <w:p w14:paraId="7A350894" w14:textId="77777777" w:rsidR="00165C94" w:rsidRDefault="00165C94" w:rsidP="00165C94">
      <w:r>
        <w:rPr>
          <w:rStyle w:val="CommentReference"/>
        </w:rPr>
        <w:annotationRef/>
      </w:r>
      <w:r>
        <w:rPr>
          <w:color w:val="000000"/>
          <w:sz w:val="20"/>
          <w:szCs w:val="20"/>
        </w:rPr>
        <w:t>Noted</w:t>
      </w:r>
    </w:p>
  </w:comment>
  <w:comment w:id="160" w:author="Amanda Beaudin" w:date="2025-11-19T09:24:00Z" w:initials="AB">
    <w:p w14:paraId="281E2C31" w14:textId="0FB4C8A0" w:rsidR="00644566" w:rsidRDefault="00644566" w:rsidP="00644566">
      <w:pPr>
        <w:pStyle w:val="CommentText"/>
      </w:pPr>
      <w:r>
        <w:rPr>
          <w:rStyle w:val="CommentReference"/>
        </w:rPr>
        <w:annotationRef/>
      </w:r>
      <w:r>
        <w:t>Looking forward to seeing how this works</w:t>
      </w:r>
    </w:p>
  </w:comment>
  <w:comment w:id="161" w:author="Marcus Dallacqua" w:date="2025-11-24T10:37:00Z" w:initials="MD">
    <w:p w14:paraId="3C58BCD7" w14:textId="45F6530A" w:rsidR="00F9672C" w:rsidRDefault="00F9672C">
      <w:pPr>
        <w:pStyle w:val="CommentText"/>
      </w:pPr>
      <w:r>
        <w:rPr>
          <w:rStyle w:val="CommentReference"/>
        </w:rPr>
        <w:annotationRef/>
      </w:r>
      <w:r w:rsidRPr="6C8FC419">
        <w:t> we do this using the clone transaction functionality. The new sales order is associated with the same project and the same customer, but new lines can be imported. </w:t>
      </w:r>
    </w:p>
  </w:comment>
  <w:comment w:id="162" w:author="Chris Trumble" w:date="2025-12-01T11:21:00Z" w:initials="CT">
    <w:p w14:paraId="51B39695" w14:textId="3BC2644B" w:rsidR="00A261DF" w:rsidRDefault="00A261DF">
      <w:pPr>
        <w:pStyle w:val="CommentText"/>
      </w:pPr>
      <w:r>
        <w:rPr>
          <w:rStyle w:val="CommentReference"/>
        </w:rPr>
        <w:annotationRef/>
      </w:r>
      <w:r w:rsidRPr="363A306D">
        <w:t>Possibly create sub-type fields for replacement orders, corrective actions, etc</w:t>
      </w:r>
    </w:p>
  </w:comment>
  <w:comment w:id="163" w:author="Gary Strickland" w:date="2026-02-05T00:15:00Z" w:initials="GS">
    <w:p w14:paraId="532CC543" w14:textId="77777777" w:rsidR="00165C94" w:rsidRDefault="00165C94" w:rsidP="00165C94">
      <w:r>
        <w:rPr>
          <w:rStyle w:val="CommentReference"/>
        </w:rPr>
        <w:annotationRef/>
      </w:r>
      <w:r>
        <w:rPr>
          <w:color w:val="000000"/>
          <w:sz w:val="20"/>
          <w:szCs w:val="20"/>
        </w:rPr>
        <w:t>Additionally SO’s should be assigned to the project record</w:t>
      </w:r>
    </w:p>
  </w:comment>
  <w:comment w:id="166" w:author="Brian Hagerty" w:date="2025-11-21T16:37:00Z" w:initials="BH">
    <w:p w14:paraId="30721C19" w14:textId="37EAA5DD" w:rsidR="009F39FF" w:rsidRDefault="009F39FF" w:rsidP="009F39FF">
      <w:pPr>
        <w:pStyle w:val="CommentText"/>
      </w:pPr>
      <w:r>
        <w:rPr>
          <w:rStyle w:val="CommentReference"/>
        </w:rPr>
        <w:annotationRef/>
      </w:r>
      <w:r>
        <w:t>We would also want this for installation</w:t>
      </w:r>
    </w:p>
  </w:comment>
  <w:comment w:id="167" w:author="Marcus Dallacqua" w:date="2025-11-24T10:38:00Z" w:initials="MD">
    <w:p w14:paraId="3DD9A9F8" w14:textId="6ACA4DDF" w:rsidR="00F9672C" w:rsidRDefault="00F9672C">
      <w:pPr>
        <w:pStyle w:val="CommentText"/>
      </w:pPr>
      <w:r>
        <w:rPr>
          <w:rStyle w:val="CommentReference"/>
        </w:rPr>
        <w:annotationRef/>
      </w:r>
      <w:r w:rsidRPr="57181761">
        <w:t> agreed, it covers all of these expenses, which are categorized by an item group field that you control. </w:t>
      </w:r>
    </w:p>
  </w:comment>
  <w:comment w:id="168" w:author="Chris Trumble" w:date="2025-12-01T11:24:00Z" w:initials="CT">
    <w:p w14:paraId="57FB1CD9" w14:textId="28DAC89A" w:rsidR="003F368B" w:rsidRDefault="003F368B">
      <w:pPr>
        <w:pStyle w:val="CommentText"/>
      </w:pPr>
      <w:r>
        <w:rPr>
          <w:rStyle w:val="CommentReference"/>
        </w:rPr>
        <w:annotationRef/>
      </w:r>
      <w:r w:rsidRPr="4BEB1F1A">
        <w:t>note: decide if expense reports hit the budget for a project. Currently, the costs hit the dept, but don't cost back to the project. Interested in seeing if expensify can tie back to project</w:t>
      </w:r>
    </w:p>
  </w:comment>
  <w:comment w:id="169" w:author="Gary Strickland" w:date="2026-02-05T00:17:00Z" w:initials="GS">
    <w:p w14:paraId="7688A748" w14:textId="77777777" w:rsidR="00165C94" w:rsidRDefault="00165C94" w:rsidP="00165C94">
      <w:r>
        <w:rPr>
          <w:rStyle w:val="CommentReference"/>
        </w:rPr>
        <w:annotationRef/>
      </w:r>
      <w:r>
        <w:rPr>
          <w:color w:val="000000"/>
          <w:sz w:val="20"/>
          <w:szCs w:val="20"/>
        </w:rPr>
        <w:t>Verbiage added</w:t>
      </w:r>
    </w:p>
  </w:comment>
  <w:comment w:id="170" w:author="Sandra Rudloff" w:date="1900-01-01T00:00:00Z" w:initials="SR">
    <w:p w14:paraId="37EE4E1B" w14:textId="4FF1AA89" w:rsidR="0090342B" w:rsidRDefault="008A19B9">
      <w:pPr>
        <w:pStyle w:val="CommentText"/>
      </w:pPr>
      <w:r>
        <w:rPr>
          <w:rStyle w:val="CommentReference"/>
        </w:rPr>
        <w:annotationRef/>
      </w:r>
      <w:r w:rsidRPr="4BD225FA">
        <w:t xml:space="preserve">GSI - Expense such as travel are baked into the cost of the service item (i.e. PM) and marked up for a sell price.  That total cost is what  hits COGS (and is relieved out of the department).  If time entry drive COGS for services, we'll need to know what options we have for expenses, both in the expense report processing, and also to COGS.  </w:t>
      </w:r>
    </w:p>
  </w:comment>
  <w:comment w:id="171" w:author="Sandra Rudloff" w:date="2026-02-13T13:25:00Z" w:initials="SR">
    <w:p w14:paraId="3CAF3A15" w14:textId="5ECBC54B" w:rsidR="0090342B" w:rsidRDefault="008A19B9">
      <w:pPr>
        <w:pStyle w:val="CommentText"/>
      </w:pPr>
      <w:r>
        <w:rPr>
          <w:rStyle w:val="CommentReference"/>
        </w:rPr>
        <w:annotationRef/>
      </w:r>
      <w:r w:rsidRPr="4B3129BC">
        <w:t>@debbie.herbert@getgsi.com</w:t>
      </w:r>
    </w:p>
  </w:comment>
  <w:comment w:id="172" w:author="Sandra Rudloff" w:date="2026-02-13T13:26:00Z" w:initials="SR">
    <w:p w14:paraId="044180FD" w14:textId="49EA09DF" w:rsidR="0090342B" w:rsidRDefault="008A19B9">
      <w:pPr>
        <w:pStyle w:val="CommentText"/>
      </w:pPr>
      <w:r>
        <w:rPr>
          <w:rStyle w:val="CommentReference"/>
        </w:rPr>
        <w:annotationRef/>
      </w:r>
      <w:r w:rsidRPr="66D3F557">
        <w:t>@debbie.herbert@getgsi.com testing</w:t>
      </w:r>
    </w:p>
    <w:p w14:paraId="7FD022E9" w14:textId="1A9BDF5D" w:rsidR="0090342B" w:rsidRDefault="0090342B">
      <w:pPr>
        <w:pStyle w:val="CommentText"/>
      </w:pPr>
    </w:p>
  </w:comment>
  <w:comment w:id="177" w:author="Brian Hagerty" w:date="2025-11-21T16:40:00Z" w:initials="BH">
    <w:p w14:paraId="13C2FE24" w14:textId="714E8D56" w:rsidR="00B22E15" w:rsidRDefault="00B22E15" w:rsidP="00B22E15">
      <w:pPr>
        <w:pStyle w:val="CommentText"/>
      </w:pPr>
      <w:r>
        <w:rPr>
          <w:rStyle w:val="CommentReference"/>
        </w:rPr>
        <w:annotationRef/>
      </w:r>
      <w:r>
        <w:t xml:space="preserve">How does budget vs actual work when we have multiple orders under a single project. Is time tracked on an order by order basis? </w:t>
      </w:r>
    </w:p>
  </w:comment>
  <w:comment w:id="178" w:author="Marcus Dallacqua" w:date="2025-11-24T10:39:00Z" w:initials="MD">
    <w:p w14:paraId="1375BB8E" w14:textId="4DF1513A" w:rsidR="00F9672C" w:rsidRDefault="00F9672C">
      <w:pPr>
        <w:pStyle w:val="CommentText"/>
      </w:pPr>
      <w:r>
        <w:rPr>
          <w:rStyle w:val="CommentReference"/>
        </w:rPr>
        <w:annotationRef/>
      </w:r>
      <w:r w:rsidRPr="6B814157">
        <w:t> budget vs. actual reporting operates on a project level and considers all orders under the project. Time can be tracked to an order or a project. </w:t>
      </w:r>
    </w:p>
  </w:comment>
  <w:comment w:id="179" w:author="Gary Strickland" w:date="2026-02-05T00:19:00Z" w:initials="GS">
    <w:p w14:paraId="702F7478" w14:textId="77777777" w:rsidR="00165C94" w:rsidRDefault="00165C94" w:rsidP="00165C94">
      <w:r>
        <w:rPr>
          <w:rStyle w:val="CommentReference"/>
        </w:rPr>
        <w:annotationRef/>
      </w:r>
      <w:r>
        <w:rPr>
          <w:color w:val="374051"/>
          <w:sz w:val="20"/>
          <w:szCs w:val="20"/>
        </w:rPr>
        <w:t>Budget vs. Actual reporting is at the project level.  Time can be tracked on the sales order or at the project level</w:t>
      </w:r>
      <w:r>
        <w:rPr>
          <w:color w:val="000000"/>
          <w:sz w:val="20"/>
          <w:szCs w:val="20"/>
        </w:rPr>
        <w:t xml:space="preserve"> </w:t>
      </w:r>
    </w:p>
  </w:comment>
  <w:comment w:id="182" w:author="Brian Hagerty" w:date="2025-11-21T16:41:00Z" w:initials="BH">
    <w:p w14:paraId="37960476" w14:textId="0FB69A89" w:rsidR="00A52DFB" w:rsidRDefault="00A52DFB" w:rsidP="00A52DFB">
      <w:pPr>
        <w:pStyle w:val="CommentText"/>
      </w:pPr>
      <w:r>
        <w:rPr>
          <w:rStyle w:val="CommentReference"/>
        </w:rPr>
        <w:annotationRef/>
      </w:r>
      <w:r>
        <w:t xml:space="preserve">Only because our team requests MK to tag this way. </w:t>
      </w:r>
    </w:p>
  </w:comment>
  <w:comment w:id="183" w:author="Marcus Dallacqua" w:date="2025-11-24T10:39:00Z" w:initials="MD">
    <w:p w14:paraId="5B1E7E61" w14:textId="32AE7468" w:rsidR="00F9672C" w:rsidRDefault="00F9672C">
      <w:pPr>
        <w:pStyle w:val="CommentText"/>
      </w:pPr>
      <w:r>
        <w:rPr>
          <w:rStyle w:val="CommentReference"/>
        </w:rPr>
        <w:annotationRef/>
      </w:r>
      <w:r w:rsidRPr="67E9A646">
        <w:t> let's discuss how you will want to see this information in the system. </w:t>
      </w:r>
    </w:p>
  </w:comment>
  <w:comment w:id="184" w:author="Gary Strickland" w:date="2026-02-05T00:20:00Z" w:initials="GS">
    <w:p w14:paraId="200333CA" w14:textId="77777777" w:rsidR="00165C94" w:rsidRDefault="00165C94" w:rsidP="00165C94">
      <w:r>
        <w:rPr>
          <w:rStyle w:val="CommentReference"/>
        </w:rPr>
        <w:annotationRef/>
      </w:r>
      <w:r>
        <w:rPr>
          <w:color w:val="000000"/>
          <w:sz w:val="20"/>
          <w:szCs w:val="20"/>
        </w:rPr>
        <w:t>Added</w:t>
      </w:r>
    </w:p>
  </w:comment>
  <w:comment w:id="189" w:author="Sandra Rudloff" w:date="2025-11-14T14:13:00Z" w:initials="SR">
    <w:p w14:paraId="1A21CE43" w14:textId="7BAA5EE0" w:rsidR="007C51D6" w:rsidRDefault="007C51D6">
      <w:pPr>
        <w:pStyle w:val="CommentText"/>
      </w:pPr>
      <w:r>
        <w:rPr>
          <w:rStyle w:val="CommentReference"/>
        </w:rPr>
        <w:annotationRef/>
      </w:r>
      <w:r w:rsidRPr="50A20E64">
        <w:t>We need to be able to classify the punch reason, department that caused the punch, person who caused the issue.  And then report out on it via report or dashboard</w:t>
      </w:r>
    </w:p>
    <w:p w14:paraId="6914F583" w14:textId="2AD4BD60" w:rsidR="007C51D6" w:rsidRDefault="007C51D6">
      <w:pPr>
        <w:pStyle w:val="CommentText"/>
      </w:pPr>
    </w:p>
  </w:comment>
  <w:comment w:id="190" w:author="Marcus Dallacqua" w:date="2025-11-24T10:40:00Z" w:initials="MD">
    <w:p w14:paraId="28CA7BE0" w14:textId="23AC69BE" w:rsidR="00F9672C" w:rsidRDefault="00F9672C">
      <w:pPr>
        <w:pStyle w:val="CommentText"/>
      </w:pPr>
      <w:r>
        <w:rPr>
          <w:rStyle w:val="CommentReference"/>
        </w:rPr>
        <w:annotationRef/>
      </w:r>
      <w:r w:rsidRPr="3856DE12">
        <w:t> sounds good. You can create the list for:</w:t>
      </w:r>
    </w:p>
    <w:p w14:paraId="51868624" w14:textId="18567C18" w:rsidR="00F9672C" w:rsidRDefault="00F9672C">
      <w:pPr>
        <w:pStyle w:val="CommentText"/>
      </w:pPr>
      <w:r w:rsidRPr="59E214FA">
        <w:t>Punch Issue Type</w:t>
      </w:r>
    </w:p>
    <w:p w14:paraId="4484E0EB" w14:textId="0116B351" w:rsidR="00F9672C" w:rsidRDefault="00F9672C">
      <w:pPr>
        <w:pStyle w:val="CommentText"/>
      </w:pPr>
      <w:r w:rsidRPr="66338735">
        <w:t>Punch Reason</w:t>
      </w:r>
    </w:p>
    <w:p w14:paraId="2F41108D" w14:textId="13A9D8AA" w:rsidR="00F9672C" w:rsidRDefault="00F9672C">
      <w:pPr>
        <w:pStyle w:val="CommentText"/>
      </w:pPr>
      <w:r w:rsidRPr="06EA9B72">
        <w:t>Punch Resolution</w:t>
      </w:r>
    </w:p>
    <w:p w14:paraId="5702ECCB" w14:textId="47492D61" w:rsidR="00F9672C" w:rsidRDefault="00F9672C">
      <w:pPr>
        <w:pStyle w:val="CommentText"/>
      </w:pPr>
      <w:r w:rsidRPr="5A2D7044">
        <w:t>We will create a report that gives you the visibility into the department. </w:t>
      </w:r>
    </w:p>
    <w:p w14:paraId="6853FE3C" w14:textId="3E1D4E79" w:rsidR="00F9672C" w:rsidRDefault="00F9672C">
      <w:pPr>
        <w:pStyle w:val="CommentText"/>
      </w:pPr>
    </w:p>
  </w:comment>
  <w:comment w:id="191" w:author="Brian Hagerty" w:date="2025-12-01T08:29:00Z" w:initials="BH">
    <w:p w14:paraId="72600C16" w14:textId="4E76E464" w:rsidR="00CE4984" w:rsidRDefault="00CE4984" w:rsidP="00CE4984">
      <w:pPr>
        <w:pStyle w:val="CommentText"/>
      </w:pPr>
      <w:r>
        <w:rPr>
          <w:rStyle w:val="CommentReference"/>
        </w:rPr>
        <w:annotationRef/>
      </w:r>
      <w:r>
        <w:fldChar w:fldCharType="begin"/>
      </w:r>
      <w:r>
        <w:instrText>HYPERLINK "mailto:mguerrero@pivotinteriors.com"</w:instrText>
      </w:r>
      <w:bookmarkStart w:id="193" w:name="_@_9DBCC60A12714B75A62B6282CB35444AZ"/>
      <w:r>
        <w:fldChar w:fldCharType="separate"/>
      </w:r>
      <w:bookmarkEnd w:id="193"/>
      <w:r w:rsidRPr="00CE4984">
        <w:rPr>
          <w:rStyle w:val="Mention"/>
          <w:noProof/>
        </w:rPr>
        <w:t>@Marie Guerrero</w:t>
      </w:r>
      <w:r>
        <w:fldChar w:fldCharType="end"/>
      </w:r>
      <w:r>
        <w:t xml:space="preserve"> do we want to track on an installer by installer basis? Or potentially role up to a lead? </w:t>
      </w:r>
    </w:p>
  </w:comment>
  <w:comment w:id="192" w:author="Chris Trumble" w:date="2025-12-01T11:30:00Z" w:initials="CT">
    <w:p w14:paraId="55BF3C0A" w14:textId="76729CB3" w:rsidR="000A3851" w:rsidRDefault="000A3851">
      <w:pPr>
        <w:pStyle w:val="CommentText"/>
      </w:pPr>
      <w:r>
        <w:rPr>
          <w:rStyle w:val="CommentReference"/>
        </w:rPr>
        <w:annotationRef/>
      </w:r>
      <w:r w:rsidRPr="1AE2A489">
        <w:t>Marcus creating a ticket to allow department to be manually set on punch</w:t>
      </w:r>
    </w:p>
  </w:comment>
  <w:comment w:id="196" w:author="Brian Hagerty" w:date="2025-11-21T16:46:00Z" w:initials="BH">
    <w:p w14:paraId="0B64BB13" w14:textId="14183E84" w:rsidR="006B2E15" w:rsidRDefault="006B2E15" w:rsidP="006B2E15">
      <w:pPr>
        <w:pStyle w:val="CommentText"/>
      </w:pPr>
      <w:r>
        <w:rPr>
          <w:rStyle w:val="CommentReference"/>
        </w:rPr>
        <w:annotationRef/>
      </w:r>
      <w:r>
        <w:t>Add this as an additional requirement. I am happy to provide the Orion team a demo of all of this functionality, but it is important for us to have this in place to replace ACC (plangrid)</w:t>
      </w:r>
    </w:p>
  </w:comment>
  <w:comment w:id="197" w:author="Marcus Dallacqua" w:date="2025-11-24T10:40:00Z" w:initials="MD">
    <w:p w14:paraId="6261AA17" w14:textId="4909580D" w:rsidR="00F9672C" w:rsidRDefault="00F9672C">
      <w:pPr>
        <w:pStyle w:val="CommentText"/>
      </w:pPr>
      <w:r>
        <w:rPr>
          <w:rStyle w:val="CommentReference"/>
        </w:rPr>
        <w:annotationRef/>
      </w:r>
      <w:r w:rsidRPr="51787C36">
        <w:t> agreed. We will spend some time working on this with you to make sure it is correct. </w:t>
      </w:r>
    </w:p>
  </w:comment>
  <w:comment w:id="198" w:author="Chris Trumble" w:date="2025-12-01T11:37:00Z" w:initials="CT">
    <w:p w14:paraId="49527613" w14:textId="2412D150" w:rsidR="000F0568" w:rsidRDefault="000F0568">
      <w:pPr>
        <w:pStyle w:val="CommentText"/>
      </w:pPr>
      <w:r>
        <w:rPr>
          <w:rStyle w:val="CommentReference"/>
        </w:rPr>
        <w:annotationRef/>
      </w:r>
      <w:r w:rsidRPr="584A5DC6">
        <w:t>We will need a scoping session on this.</w:t>
      </w:r>
    </w:p>
  </w:comment>
  <w:comment w:id="199" w:author="Gary Strickland" w:date="2026-02-05T00:23:00Z" w:initials="GS">
    <w:p w14:paraId="1D2864B7" w14:textId="77777777" w:rsidR="00165C94" w:rsidRDefault="00165C94" w:rsidP="00165C94">
      <w:r>
        <w:rPr>
          <w:rStyle w:val="CommentReference"/>
        </w:rPr>
        <w:annotationRef/>
      </w:r>
      <w:r>
        <w:rPr>
          <w:color w:val="374051"/>
          <w:sz w:val="20"/>
          <w:szCs w:val="20"/>
        </w:rPr>
        <w:t>A list will be created in Orion for Punch Issue Type, Punch Reason, and Punch Resolution.</w:t>
      </w:r>
    </w:p>
    <w:p w14:paraId="31AC91EE" w14:textId="77777777" w:rsidR="00165C94" w:rsidRDefault="00165C94" w:rsidP="00165C94">
      <w:r>
        <w:rPr>
          <w:color w:val="374051"/>
          <w:sz w:val="20"/>
          <w:szCs w:val="20"/>
        </w:rPr>
        <w:t> </w:t>
      </w:r>
    </w:p>
    <w:p w14:paraId="5998D4A7" w14:textId="77777777" w:rsidR="00165C94" w:rsidRDefault="00165C94" w:rsidP="00165C94">
      <w:r>
        <w:rPr>
          <w:color w:val="374051"/>
          <w:sz w:val="20"/>
          <w:szCs w:val="20"/>
        </w:rPr>
        <w:t>Ticket create with Orion dev team</w:t>
      </w:r>
      <w:r>
        <w:rPr>
          <w:color w:val="000000"/>
          <w:sz w:val="20"/>
          <w:szCs w:val="20"/>
        </w:rPr>
        <w:t xml:space="preserve"> </w:t>
      </w:r>
    </w:p>
  </w:comment>
  <w:comment w:id="200" w:author="Sandra Rudloff" w:date="2026-02-13T12:55:00Z" w:initials="SR">
    <w:p w14:paraId="7F23CFB3" w14:textId="06E9C9A4" w:rsidR="00AD4B27" w:rsidRDefault="00AD4B27">
      <w:pPr>
        <w:pStyle w:val="CommentText"/>
      </w:pPr>
      <w:r>
        <w:rPr>
          <w:rStyle w:val="CommentReference"/>
        </w:rPr>
        <w:annotationRef/>
      </w:r>
      <w:r>
        <w:fldChar w:fldCharType="begin"/>
      </w:r>
      <w:r>
        <w:instrText xml:space="preserve"> HYPERLINK "mailto:bhagerty@pivotinteriors.com"</w:instrText>
      </w:r>
      <w:bookmarkStart w:id="202" w:name="_@_D9900A02864348E6BFD57B279DB86B5AZ"/>
      <w:r>
        <w:fldChar w:fldCharType="separate"/>
      </w:r>
      <w:bookmarkEnd w:id="202"/>
      <w:r w:rsidRPr="7A645431">
        <w:rPr>
          <w:rStyle w:val="Mention"/>
          <w:noProof/>
        </w:rPr>
        <w:t>@Brian Hagerty</w:t>
      </w:r>
      <w:r>
        <w:fldChar w:fldCharType="end"/>
      </w:r>
      <w:r w:rsidRPr="3B681DA9">
        <w:t xml:space="preserve">  did a scoping session take place?  Is this still part of implementation or now phase 2 do to timing?</w:t>
      </w:r>
    </w:p>
  </w:comment>
  <w:comment w:id="201" w:author="Brian Hagerty" w:date="2026-02-13T17:28:00Z" w:initials="BH">
    <w:p w14:paraId="4850325F" w14:textId="77777777" w:rsidR="00D842D3" w:rsidRDefault="00D842D3" w:rsidP="00D842D3">
      <w:pPr>
        <w:pStyle w:val="CommentText"/>
      </w:pPr>
      <w:r>
        <w:rPr>
          <w:rStyle w:val="CommentReference"/>
        </w:rPr>
        <w:annotationRef/>
      </w:r>
      <w:r>
        <w:t xml:space="preserve">GSI Team - still need scoping session on this. We need this functionality to replace ACC / Plangrid, which expires end of 2026 </w:t>
      </w:r>
    </w:p>
  </w:comment>
  <w:comment w:id="207" w:author="Brian Hagerty" w:date="2025-11-21T16:47:00Z" w:initials="BH">
    <w:p w14:paraId="3CF86308" w14:textId="2C3EFC23" w:rsidR="00420EF0" w:rsidRDefault="00420EF0" w:rsidP="00420EF0">
      <w:pPr>
        <w:pStyle w:val="CommentText"/>
      </w:pPr>
      <w:r>
        <w:rPr>
          <w:rStyle w:val="CommentReference"/>
        </w:rPr>
        <w:annotationRef/>
      </w:r>
      <w:r>
        <w:t xml:space="preserve">Need ability to export reports with this information as well. </w:t>
      </w:r>
    </w:p>
  </w:comment>
  <w:comment w:id="208" w:author="Marcus Dallacqua" w:date="2025-11-24T10:41:00Z" w:initials="MD">
    <w:p w14:paraId="75242AB6" w14:textId="53E88F1A" w:rsidR="00F9672C" w:rsidRDefault="00F9672C">
      <w:pPr>
        <w:pStyle w:val="CommentText"/>
      </w:pPr>
      <w:r>
        <w:rPr>
          <w:rStyle w:val="CommentReference"/>
        </w:rPr>
        <w:annotationRef/>
      </w:r>
      <w:r w:rsidRPr="68130ECE">
        <w:t> we will need to build a new report for this. </w:t>
      </w:r>
    </w:p>
  </w:comment>
  <w:comment w:id="209" w:author="Gary Strickland" w:date="2026-02-05T00:24:00Z" w:initials="GS">
    <w:p w14:paraId="435697E9" w14:textId="77777777" w:rsidR="00020D2A" w:rsidRDefault="00020D2A" w:rsidP="00020D2A">
      <w:r>
        <w:rPr>
          <w:rStyle w:val="CommentReference"/>
        </w:rPr>
        <w:annotationRef/>
      </w:r>
      <w:r>
        <w:rPr>
          <w:color w:val="000000"/>
          <w:sz w:val="20"/>
          <w:szCs w:val="20"/>
        </w:rPr>
        <w:t>Replaced CYA with Audit and added custom report requirements</w:t>
      </w:r>
    </w:p>
  </w:comment>
  <w:comment w:id="213" w:author="Marie Guerrero" w:date="2025-11-24T07:50:00Z" w:initials="MG">
    <w:p w14:paraId="59B78948" w14:textId="4314CB3B" w:rsidR="00F9672C" w:rsidRDefault="00F9672C">
      <w:pPr>
        <w:pStyle w:val="CommentText"/>
      </w:pPr>
      <w:r>
        <w:rPr>
          <w:rStyle w:val="CommentReference"/>
        </w:rPr>
        <w:annotationRef/>
      </w:r>
      <w:r w:rsidRPr="77084066">
        <w:t xml:space="preserve">It is not clear on whether or not Orion will have Snaptracker integration. We have not made a decision on CAM for phase 2 at this time.  </w:t>
      </w:r>
    </w:p>
  </w:comment>
  <w:comment w:id="214" w:author="Gary Strickland" w:date="2026-02-05T00:26:00Z" w:initials="GS">
    <w:p w14:paraId="27558840" w14:textId="77777777" w:rsidR="00020D2A" w:rsidRDefault="00020D2A" w:rsidP="00020D2A">
      <w:r>
        <w:rPr>
          <w:rStyle w:val="CommentReference"/>
        </w:rPr>
        <w:annotationRef/>
      </w:r>
      <w:r>
        <w:rPr>
          <w:color w:val="000000"/>
          <w:sz w:val="20"/>
          <w:szCs w:val="20"/>
        </w:rPr>
        <w:t xml:space="preserve">Snaptracker will not be integrated with Orion.  CAM integration will not be included in Phase 1 </w:t>
      </w:r>
    </w:p>
  </w:comment>
  <w:comment w:id="215" w:author="Marie Guerrero" w:date="2025-11-24T07:50:00Z" w:initials="MG">
    <w:p w14:paraId="6924CE7E" w14:textId="4C000B83" w:rsidR="00F9672C" w:rsidRDefault="00F9672C">
      <w:pPr>
        <w:pStyle w:val="CommentText"/>
      </w:pPr>
      <w:r>
        <w:rPr>
          <w:rStyle w:val="CommentReference"/>
        </w:rPr>
        <w:annotationRef/>
      </w:r>
      <w:r w:rsidRPr="02FE9841">
        <w:t>Have we seen an estimation DEMO?</w:t>
      </w:r>
    </w:p>
  </w:comment>
  <w:comment w:id="216" w:author="Chris Trumble" w:date="2025-12-01T11:39:00Z" w:initials="CT">
    <w:p w14:paraId="56C7F060" w14:textId="53FBEF09" w:rsidR="00A10B62" w:rsidRDefault="00A10B62">
      <w:pPr>
        <w:pStyle w:val="CommentText"/>
      </w:pPr>
      <w:r>
        <w:rPr>
          <w:rStyle w:val="CommentReference"/>
        </w:rPr>
        <w:annotationRef/>
      </w:r>
      <w:r w:rsidRPr="343E06B4">
        <w:t>this is specifically for Labor Quotes, Need demo with Joe</w:t>
      </w:r>
    </w:p>
  </w:comment>
  <w:comment w:id="217" w:author="Gary Strickland" w:date="2026-02-05T00:27:00Z" w:initials="GS">
    <w:p w14:paraId="09E35CEE" w14:textId="77777777" w:rsidR="00020D2A" w:rsidRDefault="00020D2A" w:rsidP="00020D2A">
      <w:r>
        <w:rPr>
          <w:rStyle w:val="CommentReference"/>
        </w:rPr>
        <w:annotationRef/>
      </w:r>
      <w:r>
        <w:rPr>
          <w:color w:val="000000"/>
          <w:sz w:val="20"/>
          <w:szCs w:val="20"/>
        </w:rPr>
        <w:t>Confirm demo scheduled</w:t>
      </w:r>
    </w:p>
  </w:comment>
  <w:comment w:id="218" w:author="Sandra Rudloff" w:date="2025-11-14T14:18:00Z" w:initials="SR">
    <w:p w14:paraId="01339915" w14:textId="74918E89" w:rsidR="001A1EA0" w:rsidRDefault="001A1EA0">
      <w:pPr>
        <w:pStyle w:val="CommentText"/>
      </w:pPr>
      <w:r>
        <w:rPr>
          <w:rStyle w:val="CommentReference"/>
        </w:rPr>
        <w:annotationRef/>
      </w:r>
      <w:r w:rsidRPr="0B6760AA">
        <w:t>Our intent is to run all D365 orders through IQ until September.  Then we will manually recreate in Orion.</w:t>
      </w:r>
    </w:p>
  </w:comment>
  <w:comment w:id="219" w:author="Marcus Dallacqua" w:date="2025-11-24T10:41:00Z" w:initials="MD">
    <w:p w14:paraId="7D6C0C5E" w14:textId="09A4DE97" w:rsidR="00F9672C" w:rsidRDefault="00F9672C">
      <w:pPr>
        <w:pStyle w:val="CommentText"/>
      </w:pPr>
      <w:r>
        <w:rPr>
          <w:rStyle w:val="CommentReference"/>
        </w:rPr>
        <w:annotationRef/>
      </w:r>
      <w:r w:rsidRPr="53D65848">
        <w:t> noted. </w:t>
      </w:r>
    </w:p>
  </w:comment>
  <w:comment w:id="220" w:author="Gary Strickland" w:date="2026-02-05T00:28:00Z" w:initials="GS">
    <w:p w14:paraId="27355A30" w14:textId="77777777" w:rsidR="00020D2A" w:rsidRDefault="00020D2A" w:rsidP="00020D2A">
      <w:r>
        <w:rPr>
          <w:rStyle w:val="CommentReference"/>
        </w:rPr>
        <w:annotationRef/>
      </w:r>
      <w:r>
        <w:rPr>
          <w:color w:val="000000"/>
          <w:sz w:val="20"/>
          <w:szCs w:val="20"/>
        </w:rPr>
        <w:t xml:space="preserve">Pivot’s intent is to run all D365 orders through IQ until September and manually recreate in Orion. </w:t>
      </w:r>
    </w:p>
  </w:comment>
  <w:comment w:id="221" w:author="Sandra Rudloff" w:date="2025-11-14T14:18:00Z" w:initials="SR">
    <w:p w14:paraId="52AEAB7F" w14:textId="5E5666DF" w:rsidR="001A1EA0" w:rsidRDefault="001A1EA0">
      <w:pPr>
        <w:pStyle w:val="CommentText"/>
      </w:pPr>
      <w:r>
        <w:rPr>
          <w:rStyle w:val="CommentReference"/>
        </w:rPr>
        <w:annotationRef/>
      </w:r>
      <w:r w:rsidRPr="75854ECC">
        <w:t xml:space="preserve">Are there any integrations possible with UKG?  </w:t>
      </w:r>
    </w:p>
  </w:comment>
  <w:comment w:id="222" w:author="Marcus Dallacqua" w:date="2025-11-24T10:41:00Z" w:initials="MD">
    <w:p w14:paraId="7EA2994C" w14:textId="32FD9931" w:rsidR="00F9672C" w:rsidRDefault="00F9672C">
      <w:pPr>
        <w:pStyle w:val="CommentText"/>
      </w:pPr>
      <w:r>
        <w:rPr>
          <w:rStyle w:val="CommentReference"/>
        </w:rPr>
        <w:annotationRef/>
      </w:r>
      <w:r w:rsidRPr="0F7C0425">
        <w:t> not at this time. </w:t>
      </w:r>
    </w:p>
  </w:comment>
  <w:comment w:id="223" w:author="Gary Strickland" w:date="2026-02-05T00:29:00Z" w:initials="GS">
    <w:p w14:paraId="0BAD14E2" w14:textId="77777777" w:rsidR="00020D2A" w:rsidRDefault="00020D2A" w:rsidP="00020D2A">
      <w:r>
        <w:rPr>
          <w:rStyle w:val="CommentReference"/>
        </w:rPr>
        <w:annotationRef/>
      </w:r>
      <w:r>
        <w:rPr>
          <w:color w:val="000000"/>
          <w:sz w:val="20"/>
          <w:szCs w:val="20"/>
        </w:rPr>
        <w:t xml:space="preserve">UKG does not integrate with Orion at this time </w:t>
      </w:r>
    </w:p>
  </w:comment>
  <w:comment w:id="224" w:author="Brian Hagerty" w:date="2025-11-21T16:54:00Z" w:initials="BH">
    <w:p w14:paraId="517C1EB1" w14:textId="67600301" w:rsidR="00D90105" w:rsidRDefault="00D90105" w:rsidP="00D90105">
      <w:pPr>
        <w:pStyle w:val="CommentText"/>
      </w:pPr>
      <w:r>
        <w:rPr>
          <w:rStyle w:val="CommentReference"/>
        </w:rPr>
        <w:annotationRef/>
      </w:r>
      <w:r>
        <w:t>License expires 1/10/2027</w:t>
      </w:r>
    </w:p>
  </w:comment>
  <w:comment w:id="225" w:author="Marcus Dallacqua" w:date="2025-11-24T10:41:00Z" w:initials="MD">
    <w:p w14:paraId="6D36A3C6" w14:textId="358F9A17" w:rsidR="00F9672C" w:rsidRDefault="00F9672C">
      <w:pPr>
        <w:pStyle w:val="CommentText"/>
      </w:pPr>
      <w:r>
        <w:rPr>
          <w:rStyle w:val="CommentReference"/>
        </w:rPr>
        <w:annotationRef/>
      </w:r>
      <w:r w:rsidRPr="6DBD5D72">
        <w:t> noted. </w:t>
      </w:r>
    </w:p>
  </w:comment>
  <w:comment w:id="226" w:author="Gary Strickland" w:date="2026-02-05T00:30:00Z" w:initials="GS">
    <w:p w14:paraId="22B832E8" w14:textId="77777777" w:rsidR="00020D2A" w:rsidRDefault="00020D2A" w:rsidP="00020D2A">
      <w:r>
        <w:rPr>
          <w:rStyle w:val="CommentReference"/>
        </w:rPr>
        <w:annotationRef/>
      </w:r>
      <w:r>
        <w:rPr>
          <w:color w:val="000000"/>
          <w:sz w:val="20"/>
          <w:szCs w:val="20"/>
        </w:rPr>
        <w:t>Added</w:t>
      </w:r>
    </w:p>
  </w:comment>
  <w:comment w:id="228" w:author="Sandra Rudloff" w:date="2025-11-14T14:21:00Z" w:initials="SR">
    <w:p w14:paraId="51971958" w14:textId="7CB9B30C" w:rsidR="001A1EA0" w:rsidRDefault="001A1EA0">
      <w:pPr>
        <w:pStyle w:val="CommentText"/>
      </w:pPr>
      <w:r>
        <w:rPr>
          <w:rStyle w:val="CommentReference"/>
        </w:rPr>
        <w:annotationRef/>
      </w:r>
      <w:r w:rsidRPr="01AB02FE">
        <w:t>Are there dashboards to show employee time entry, so that a manager can see at a glance if someone on their team is behind in time entry?</w:t>
      </w:r>
    </w:p>
  </w:comment>
  <w:comment w:id="229" w:author="Marcus Dallacqua" w:date="2025-11-24T10:42:00Z" w:initials="MD">
    <w:p w14:paraId="5C22EEDC" w14:textId="18AB2BA1" w:rsidR="00F9672C" w:rsidRDefault="00F9672C">
      <w:pPr>
        <w:pStyle w:val="CommentText"/>
      </w:pPr>
      <w:r>
        <w:rPr>
          <w:rStyle w:val="CommentReference"/>
        </w:rPr>
        <w:annotationRef/>
      </w:r>
      <w:r w:rsidRPr="60138E5C">
        <w:t>yes</w:t>
      </w:r>
    </w:p>
    <w:p w14:paraId="26ACD9B4" w14:textId="081B7E59" w:rsidR="00F9672C" w:rsidRDefault="00F9672C">
      <w:pPr>
        <w:pStyle w:val="CommentText"/>
      </w:pPr>
    </w:p>
  </w:comment>
  <w:comment w:id="230" w:author="Gary Strickland" w:date="2026-02-05T00:31:00Z" w:initials="GS">
    <w:p w14:paraId="30E62B0B" w14:textId="77777777" w:rsidR="00020D2A" w:rsidRDefault="00020D2A" w:rsidP="00020D2A">
      <w:r>
        <w:rPr>
          <w:rStyle w:val="CommentReference"/>
        </w:rPr>
        <w:annotationRef/>
      </w:r>
      <w:r>
        <w:rPr>
          <w:color w:val="000000"/>
          <w:sz w:val="20"/>
          <w:szCs w:val="20"/>
        </w:rPr>
        <w:t xml:space="preserve">Management dashboards available for employee time entries. </w:t>
      </w:r>
    </w:p>
  </w:comment>
  <w:comment w:id="231" w:author="Brian Hagerty" w:date="2025-11-21T16:56:00Z" w:initials="BH">
    <w:p w14:paraId="56463FCA" w14:textId="44E82237" w:rsidR="00913563" w:rsidRDefault="008B5237" w:rsidP="00913563">
      <w:pPr>
        <w:pStyle w:val="CommentText"/>
      </w:pPr>
      <w:r>
        <w:rPr>
          <w:rStyle w:val="CommentReference"/>
        </w:rPr>
        <w:annotationRef/>
      </w:r>
      <w:r w:rsidR="00913563">
        <w:t xml:space="preserve">We will need to be completely moved over to Orion Field Service Mod by Q3 2026. </w:t>
      </w:r>
    </w:p>
  </w:comment>
  <w:comment w:id="232" w:author="Marcus Dallacqua" w:date="2025-11-24T10:42:00Z" w:initials="MD">
    <w:p w14:paraId="5D627DEE" w14:textId="5BB9223C" w:rsidR="00F9672C" w:rsidRDefault="00F9672C">
      <w:pPr>
        <w:pStyle w:val="CommentText"/>
      </w:pPr>
      <w:r>
        <w:rPr>
          <w:rStyle w:val="CommentReference"/>
        </w:rPr>
        <w:annotationRef/>
      </w:r>
      <w:r w:rsidRPr="57F17B40">
        <w:t>noted</w:t>
      </w:r>
    </w:p>
  </w:comment>
  <w:comment w:id="233" w:author="Gary Strickland" w:date="2026-02-05T00:32:00Z" w:initials="GS">
    <w:p w14:paraId="72AE07B3" w14:textId="77777777" w:rsidR="00020D2A" w:rsidRDefault="00020D2A" w:rsidP="00020D2A">
      <w:r>
        <w:rPr>
          <w:rStyle w:val="CommentReference"/>
        </w:rPr>
        <w:annotationRef/>
      </w:r>
      <w:r>
        <w:rPr>
          <w:color w:val="000000"/>
          <w:sz w:val="20"/>
          <w:szCs w:val="20"/>
        </w:rPr>
        <w:t xml:space="preserve">Deadline for migration to Orion Field Service is Q3 2026 </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488B2E75" w15:done="1"/>
  <w15:commentEx w15:paraId="06B6523B" w15:paraIdParent="488B2E75" w15:done="1"/>
  <w15:commentEx w15:paraId="0E58BFE0" w15:paraIdParent="488B2E75" w15:done="1"/>
  <w15:commentEx w15:paraId="38DB229A" w15:done="1"/>
  <w15:commentEx w15:paraId="1C42283B" w15:paraIdParent="38DB229A" w15:done="1"/>
  <w15:commentEx w15:paraId="413A8F28" w15:done="1"/>
  <w15:commentEx w15:paraId="6EA5686C" w15:paraIdParent="413A8F28" w15:done="1"/>
  <w15:commentEx w15:paraId="730B8E8F" w15:paraIdParent="413A8F28" w15:done="1"/>
  <w15:commentEx w15:paraId="5BAD274F" w15:paraIdParent="413A8F28" w15:done="1"/>
  <w15:commentEx w15:paraId="437E35DC" w15:paraIdParent="413A8F28" w15:done="1"/>
  <w15:commentEx w15:paraId="363C6C30" w15:paraIdParent="413A8F28" w15:done="1"/>
  <w15:commentEx w15:paraId="3B6CCE79" w15:paraIdParent="413A8F28" w15:done="1"/>
  <w15:commentEx w15:paraId="30A61265" w15:done="1"/>
  <w15:commentEx w15:paraId="29702846" w15:paraIdParent="30A61265" w15:done="1"/>
  <w15:commentEx w15:paraId="4D7ADE39" w15:paraIdParent="30A61265" w15:done="1"/>
  <w15:commentEx w15:paraId="0F54CC6A" w15:paraIdParent="30A61265" w15:done="1"/>
  <w15:commentEx w15:paraId="448525DC" w15:done="1"/>
  <w15:commentEx w15:paraId="1212274F" w15:paraIdParent="448525DC" w15:done="1"/>
  <w15:commentEx w15:paraId="295A8479" w15:paraIdParent="448525DC" w15:done="1"/>
  <w15:commentEx w15:paraId="11635DD5" w15:done="1"/>
  <w15:commentEx w15:paraId="63D78E1E" w15:paraIdParent="11635DD5" w15:done="1"/>
  <w15:commentEx w15:paraId="0A8498C4" w15:paraIdParent="11635DD5" w15:done="1"/>
  <w15:commentEx w15:paraId="4FF7718E" w15:done="1"/>
  <w15:commentEx w15:paraId="598A1C37" w15:paraIdParent="4FF7718E" w15:done="1"/>
  <w15:commentEx w15:paraId="6F5D2EEE" w15:paraIdParent="4FF7718E" w15:done="1"/>
  <w15:commentEx w15:paraId="612BE8CF" w15:paraIdParent="4FF7718E" w15:done="1"/>
  <w15:commentEx w15:paraId="063BFE24" w15:done="1"/>
  <w15:commentEx w15:paraId="1DBB9C29" w15:paraIdParent="063BFE24" w15:done="1"/>
  <w15:commentEx w15:paraId="2B585E70" w15:paraIdParent="063BFE24" w15:done="1"/>
  <w15:commentEx w15:paraId="1265F99F" w15:paraIdParent="063BFE24" w15:done="1"/>
  <w15:commentEx w15:paraId="6A5971DB" w15:paraIdParent="063BFE24" w15:done="1"/>
  <w15:commentEx w15:paraId="3D28F1D5" w15:done="1"/>
  <w15:commentEx w15:paraId="79F113F9" w15:paraIdParent="3D28F1D5" w15:done="1"/>
  <w15:commentEx w15:paraId="42B7C1F6" w15:paraIdParent="3D28F1D5" w15:done="1"/>
  <w15:commentEx w15:paraId="466C6C5B" w15:paraIdParent="3D28F1D5" w15:done="1"/>
  <w15:commentEx w15:paraId="2AB168CE" w15:done="0"/>
  <w15:commentEx w15:paraId="28D6A302" w15:paraIdParent="2AB168CE" w15:done="0"/>
  <w15:commentEx w15:paraId="682794CE" w15:paraIdParent="2AB168CE" w15:done="0"/>
  <w15:commentEx w15:paraId="4313B7B2" w15:paraIdParent="2AB168CE" w15:done="0"/>
  <w15:commentEx w15:paraId="4CF0E1B2" w15:paraIdParent="2AB168CE" w15:done="0"/>
  <w15:commentEx w15:paraId="018A4D40" w15:paraIdParent="2AB168CE" w15:done="0"/>
  <w15:commentEx w15:paraId="15AA346C" w15:done="1"/>
  <w15:commentEx w15:paraId="1711C6D6" w15:paraIdParent="15AA346C" w15:done="1"/>
  <w15:commentEx w15:paraId="0B0FFF1D" w15:paraIdParent="15AA346C" w15:done="1"/>
  <w15:commentEx w15:paraId="4BC916BC" w15:paraIdParent="15AA346C" w15:done="1"/>
  <w15:commentEx w15:paraId="32E3ED9A" w15:done="1"/>
  <w15:commentEx w15:paraId="42CFB587" w15:paraIdParent="32E3ED9A" w15:done="1"/>
  <w15:commentEx w15:paraId="768D7668" w15:paraIdParent="32E3ED9A" w15:done="1"/>
  <w15:commentEx w15:paraId="1C2798C8" w15:done="1"/>
  <w15:commentEx w15:paraId="737A4DAC" w15:paraIdParent="1C2798C8" w15:done="1"/>
  <w15:commentEx w15:paraId="622BD65A" w15:paraIdParent="1C2798C8" w15:done="1"/>
  <w15:commentEx w15:paraId="58DA4C5F" w15:done="1"/>
  <w15:commentEx w15:paraId="332CD2C8" w15:paraIdParent="58DA4C5F" w15:done="1"/>
  <w15:commentEx w15:paraId="00321603" w15:done="1"/>
  <w15:commentEx w15:paraId="6E388140" w15:paraIdParent="00321603" w15:done="1"/>
  <w15:commentEx w15:paraId="7405813A" w15:done="0"/>
  <w15:commentEx w15:paraId="131038C3" w15:paraIdParent="7405813A" w15:done="0"/>
  <w15:commentEx w15:paraId="22B542D0" w15:paraIdParent="7405813A" w15:done="0"/>
  <w15:commentEx w15:paraId="1C8AB7B5" w15:done="1"/>
  <w15:commentEx w15:paraId="2692806F" w15:paraIdParent="1C8AB7B5" w15:done="1"/>
  <w15:commentEx w15:paraId="25E23AFC" w15:done="1"/>
  <w15:commentEx w15:paraId="4E2ECC85" w15:paraIdParent="25E23AFC" w15:done="1"/>
  <w15:commentEx w15:paraId="10B4AD60" w15:done="1"/>
  <w15:commentEx w15:paraId="477817A1" w15:paraIdParent="10B4AD60" w15:done="1"/>
  <w15:commentEx w15:paraId="1030B401" w15:done="1"/>
  <w15:commentEx w15:paraId="0E3BD452" w15:paraIdParent="1030B401" w15:done="1"/>
  <w15:commentEx w15:paraId="6B07E528" w15:done="1"/>
  <w15:commentEx w15:paraId="29FEDBD4" w15:paraIdParent="6B07E528" w15:done="1"/>
  <w15:commentEx w15:paraId="0748558E" w15:paraIdParent="6B07E528" w15:done="1"/>
  <w15:commentEx w15:paraId="1C67F9B2" w15:done="1"/>
  <w15:commentEx w15:paraId="5CD25DF7" w15:done="1"/>
  <w15:commentEx w15:paraId="526B4F11" w15:paraIdParent="5CD25DF7" w15:done="1"/>
  <w15:commentEx w15:paraId="1BF0D782" w15:paraIdParent="5CD25DF7" w15:done="1"/>
  <w15:commentEx w15:paraId="2040856B" w15:done="1"/>
  <w15:commentEx w15:paraId="232C7A2F" w15:paraIdParent="2040856B" w15:done="1"/>
  <w15:commentEx w15:paraId="702B6BF0" w15:paraIdParent="2040856B" w15:done="1"/>
  <w15:commentEx w15:paraId="4641CADD" w15:done="1"/>
  <w15:commentEx w15:paraId="1F8D515A" w15:done="1"/>
  <w15:commentEx w15:paraId="2C850AAB" w15:paraIdParent="1F8D515A" w15:done="1"/>
  <w15:commentEx w15:paraId="19E5F6A2" w15:paraIdParent="1F8D515A" w15:done="1"/>
  <w15:commentEx w15:paraId="3B04881E" w15:paraIdParent="1F8D515A" w15:done="1"/>
  <w15:commentEx w15:paraId="434FD18F" w15:done="1"/>
  <w15:commentEx w15:paraId="07871D2D" w15:paraIdParent="434FD18F" w15:done="1"/>
  <w15:commentEx w15:paraId="0A94BB29" w15:paraIdParent="434FD18F" w15:done="1"/>
  <w15:commentEx w15:paraId="10AAB6FF" w15:paraIdParent="434FD18F" w15:done="1"/>
  <w15:commentEx w15:paraId="3FAFC5FB" w15:done="0"/>
  <w15:commentEx w15:paraId="390632A5" w15:paraIdParent="3FAFC5FB" w15:done="0"/>
  <w15:commentEx w15:paraId="475365C3" w15:paraIdParent="3FAFC5FB" w15:done="0"/>
  <w15:commentEx w15:paraId="2C5EF4C9" w15:done="0"/>
  <w15:commentEx w15:paraId="77E1F08D" w15:paraIdParent="2C5EF4C9" w15:done="0"/>
  <w15:commentEx w15:paraId="65C8FA11" w15:paraIdParent="2C5EF4C9" w15:done="0"/>
  <w15:commentEx w15:paraId="63E4AF57" w15:paraIdParent="2C5EF4C9" w15:done="0"/>
  <w15:commentEx w15:paraId="62518B93" w15:paraIdParent="2C5EF4C9" w15:done="0"/>
  <w15:commentEx w15:paraId="412F0B5E" w15:paraIdParent="2C5EF4C9" w15:done="0"/>
  <w15:commentEx w15:paraId="16C1FA13" w15:done="1"/>
  <w15:commentEx w15:paraId="10A5BB90" w15:paraIdParent="16C1FA13" w15:done="1"/>
  <w15:commentEx w15:paraId="0D57B2D8" w15:paraIdParent="16C1FA13" w15:done="1"/>
  <w15:commentEx w15:paraId="014E4B91" w15:paraIdParent="16C1FA13" w15:done="1"/>
  <w15:commentEx w15:paraId="54556BAB" w15:paraIdParent="16C1FA13" w15:done="1"/>
  <w15:commentEx w15:paraId="2F77BC3B" w15:done="0"/>
  <w15:commentEx w15:paraId="1094DAD6" w15:paraIdParent="2F77BC3B" w15:done="0"/>
  <w15:commentEx w15:paraId="3AE892FA" w15:paraIdParent="2F77BC3B" w15:done="0"/>
  <w15:commentEx w15:paraId="6EA4C497" w15:paraIdParent="2F77BC3B" w15:done="0"/>
  <w15:commentEx w15:paraId="196F425C" w15:paraIdParent="2F77BC3B" w15:done="0"/>
  <w15:commentEx w15:paraId="63DDB9BA" w15:done="1"/>
  <w15:commentEx w15:paraId="0A8EFE6B" w15:paraIdParent="63DDB9BA" w15:done="1"/>
  <w15:commentEx w15:paraId="4E63F87E" w15:done="1"/>
  <w15:commentEx w15:paraId="154EAFC9" w15:done="1"/>
  <w15:commentEx w15:paraId="03C28464" w15:paraIdParent="154EAFC9" w15:done="1"/>
  <w15:commentEx w15:paraId="48137F2F" w15:paraIdParent="154EAFC9" w15:done="1"/>
  <w15:commentEx w15:paraId="42D02030" w15:done="1"/>
  <w15:commentEx w15:paraId="7A350894" w15:paraIdParent="42D02030" w15:done="1"/>
  <w15:commentEx w15:paraId="281E2C31" w15:done="1"/>
  <w15:commentEx w15:paraId="3C58BCD7" w15:paraIdParent="281E2C31" w15:done="1"/>
  <w15:commentEx w15:paraId="51B39695" w15:paraIdParent="281E2C31" w15:done="1"/>
  <w15:commentEx w15:paraId="532CC543" w15:paraIdParent="281E2C31" w15:done="1"/>
  <w15:commentEx w15:paraId="30721C19" w15:done="0"/>
  <w15:commentEx w15:paraId="3DD9A9F8" w15:paraIdParent="30721C19" w15:done="0"/>
  <w15:commentEx w15:paraId="57FB1CD9" w15:paraIdParent="30721C19" w15:done="0"/>
  <w15:commentEx w15:paraId="7688A748" w15:paraIdParent="30721C19" w15:done="0"/>
  <w15:commentEx w15:paraId="37EE4E1B" w15:paraIdParent="30721C19" w15:done="0"/>
  <w15:commentEx w15:paraId="3CAF3A15" w15:paraIdParent="30721C19" w15:done="0"/>
  <w15:commentEx w15:paraId="7FD022E9" w15:paraIdParent="30721C19" w15:done="0"/>
  <w15:commentEx w15:paraId="13C2FE24" w15:done="1"/>
  <w15:commentEx w15:paraId="1375BB8E" w15:paraIdParent="13C2FE24" w15:done="1"/>
  <w15:commentEx w15:paraId="702F7478" w15:paraIdParent="13C2FE24" w15:done="1"/>
  <w15:commentEx w15:paraId="37960476" w15:done="1"/>
  <w15:commentEx w15:paraId="5B1E7E61" w15:paraIdParent="37960476" w15:done="1"/>
  <w15:commentEx w15:paraId="200333CA" w15:paraIdParent="37960476" w15:done="1"/>
  <w15:commentEx w15:paraId="6914F583" w15:done="0"/>
  <w15:commentEx w15:paraId="6853FE3C" w15:paraIdParent="6914F583" w15:done="0"/>
  <w15:commentEx w15:paraId="72600C16" w15:paraIdParent="6914F583" w15:done="0"/>
  <w15:commentEx w15:paraId="55BF3C0A" w15:paraIdParent="6914F583" w15:done="0"/>
  <w15:commentEx w15:paraId="0B64BB13" w15:done="0"/>
  <w15:commentEx w15:paraId="6261AA17" w15:paraIdParent="0B64BB13" w15:done="0"/>
  <w15:commentEx w15:paraId="49527613" w15:paraIdParent="0B64BB13" w15:done="0"/>
  <w15:commentEx w15:paraId="5998D4A7" w15:paraIdParent="0B64BB13" w15:done="0"/>
  <w15:commentEx w15:paraId="7F23CFB3" w15:paraIdParent="0B64BB13" w15:done="0"/>
  <w15:commentEx w15:paraId="4850325F" w15:paraIdParent="0B64BB13" w15:done="0"/>
  <w15:commentEx w15:paraId="3CF86308" w15:done="1"/>
  <w15:commentEx w15:paraId="75242AB6" w15:paraIdParent="3CF86308" w15:done="1"/>
  <w15:commentEx w15:paraId="435697E9" w15:paraIdParent="3CF86308" w15:done="1"/>
  <w15:commentEx w15:paraId="59B78948" w15:done="1"/>
  <w15:commentEx w15:paraId="27558840" w15:paraIdParent="59B78948" w15:done="1"/>
  <w15:commentEx w15:paraId="6924CE7E" w15:done="1"/>
  <w15:commentEx w15:paraId="56C7F060" w15:paraIdParent="6924CE7E" w15:done="1"/>
  <w15:commentEx w15:paraId="09E35CEE" w15:paraIdParent="6924CE7E" w15:done="1"/>
  <w15:commentEx w15:paraId="01339915" w15:done="1"/>
  <w15:commentEx w15:paraId="7D6C0C5E" w15:paraIdParent="01339915" w15:done="1"/>
  <w15:commentEx w15:paraId="27355A30" w15:paraIdParent="01339915" w15:done="1"/>
  <w15:commentEx w15:paraId="52AEAB7F" w15:done="1"/>
  <w15:commentEx w15:paraId="7EA2994C" w15:paraIdParent="52AEAB7F" w15:done="1"/>
  <w15:commentEx w15:paraId="0BAD14E2" w15:paraIdParent="52AEAB7F" w15:done="1"/>
  <w15:commentEx w15:paraId="517C1EB1" w15:done="1"/>
  <w15:commentEx w15:paraId="6D36A3C6" w15:paraIdParent="517C1EB1" w15:done="1"/>
  <w15:commentEx w15:paraId="22B832E8" w15:paraIdParent="517C1EB1" w15:done="1"/>
  <w15:commentEx w15:paraId="51971958" w15:done="1"/>
  <w15:commentEx w15:paraId="26ACD9B4" w15:paraIdParent="51971958" w15:done="1"/>
  <w15:commentEx w15:paraId="30E62B0B" w15:paraIdParent="51971958" w15:done="1"/>
  <w15:commentEx w15:paraId="56463FCA" w15:done="1"/>
  <w15:commentEx w15:paraId="5D627DEE" w15:paraIdParent="56463FCA" w15:done="1"/>
  <w15:commentEx w15:paraId="72AE07B3" w15:paraIdParent="56463FCA" w15:done="1"/>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51519856" w16cex:dateUtc="2025-11-21T23:51:00Z"/>
  <w16cex:commentExtensible w16cex:durableId="503119B2" w16cex:dateUtc="2025-11-24T15:14:00Z"/>
  <w16cex:commentExtensible w16cex:durableId="7D19BB12" w16cex:dateUtc="2025-11-24T16:07:00Z"/>
  <w16cex:commentExtensible w16cex:durableId="10985611" w16cex:dateUtc="2025-11-21T23:52:00Z"/>
  <w16cex:commentExtensible w16cex:durableId="1261934B" w16cex:dateUtc="2025-11-24T15:18:00Z"/>
  <w16cex:commentExtensible w16cex:durableId="1817C75C" w16cex:dateUtc="2025-11-24T15:07:00Z"/>
  <w16cex:commentExtensible w16cex:durableId="32A68CDE" w16cex:dateUtc="2025-11-24T15:17:00Z"/>
  <w16cex:commentExtensible w16cex:durableId="043C2B3B" w16cex:dateUtc="2025-11-24T16:12:00Z"/>
  <w16cex:commentExtensible w16cex:durableId="359A248A" w16cex:dateUtc="2025-11-24T16:14:00Z"/>
  <w16cex:commentExtensible w16cex:durableId="25E0F334" w16cex:dateUtc="2025-11-24T16:18:00Z"/>
  <w16cex:commentExtensible w16cex:durableId="39A1A228" w16cex:dateUtc="2025-11-24T16:21:00Z"/>
  <w16cex:commentExtensible w16cex:durableId="07FAD4D2" w16cex:dateUtc="2026-02-04T16:18:00Z"/>
  <w16cex:commentExtensible w16cex:durableId="6CE002E1" w16cex:dateUtc="2025-11-21T23:52:00Z"/>
  <w16cex:commentExtensible w16cex:durableId="054BEB78" w16cex:dateUtc="2025-11-24T15:13:00Z"/>
  <w16cex:commentExtensible w16cex:durableId="7E78C1E3" w16cex:dateUtc="2025-11-24T15:18:00Z"/>
  <w16cex:commentExtensible w16cex:durableId="64174330" w16cex:dateUtc="2025-11-24T16:21:00Z"/>
  <w16cex:commentExtensible w16cex:durableId="60F51900" w16cex:dateUtc="2025-11-21T23:54:00Z"/>
  <w16cex:commentExtensible w16cex:durableId="75B1E4CD" w16cex:dateUtc="2025-11-24T16:22:00Z"/>
  <w16cex:commentExtensible w16cex:durableId="25D5792C" w16cex:dateUtc="2026-02-05T04:35:00Z"/>
  <w16cex:commentExtensible w16cex:durableId="03DF8D09" w16cex:dateUtc="2025-11-14T18:26:00Z"/>
  <w16cex:commentExtensible w16cex:durableId="6CD9AA42" w16cex:dateUtc="2025-11-24T16:28:00Z"/>
  <w16cex:commentExtensible w16cex:durableId="21604D93" w16cex:dateUtc="2026-02-05T04:36:00Z"/>
  <w16cex:commentExtensible w16cex:durableId="17B5C54C" w16cex:dateUtc="2025-11-14T18:28:00Z"/>
  <w16cex:commentExtensible w16cex:durableId="19933D99" w16cex:dateUtc="2025-11-24T15:21:00Z"/>
  <w16cex:commentExtensible w16cex:durableId="3A38B9F7" w16cex:dateUtc="2025-11-24T16:29:00Z"/>
  <w16cex:commentExtensible w16cex:durableId="46D6E9C9" w16cex:dateUtc="2026-02-05T04:39:00Z"/>
  <w16cex:commentExtensible w16cex:durableId="1CC09D51" w16cex:dateUtc="2025-11-21T23:56:00Z"/>
  <w16cex:commentExtensible w16cex:durableId="4A987DAB" w16cex:dateUtc="2025-11-21T23:57:00Z"/>
  <w16cex:commentExtensible w16cex:durableId="19996090" w16cex:dateUtc="2025-11-24T15:22:00Z"/>
  <w16cex:commentExtensible w16cex:durableId="53B24006" w16cex:dateUtc="2025-11-24T16:32:00Z"/>
  <w16cex:commentExtensible w16cex:durableId="04F1BF3F" w16cex:dateUtc="2026-02-05T04:41:00Z"/>
  <w16cex:commentExtensible w16cex:durableId="3866F8CD" w16cex:dateUtc="2025-11-21T23:58:00Z"/>
  <w16cex:commentExtensible w16cex:durableId="2247DCD1" w16cex:dateUtc="2025-11-24T15:24:00Z"/>
  <w16cex:commentExtensible w16cex:durableId="3DCC7F33" w16cex:dateUtc="2025-11-24T16:33:00Z"/>
  <w16cex:commentExtensible w16cex:durableId="5587ED35" w16cex:dateUtc="2026-02-05T04:41:00Z"/>
  <w16cex:commentExtensible w16cex:durableId="1F411C95" w16cex:dateUtc="2025-11-21T23:59:00Z"/>
  <w16cex:commentExtensible w16cex:durableId="2C5D7660" w16cex:dateUtc="2025-11-24T15:25:00Z"/>
  <w16cex:commentExtensible w16cex:durableId="36DCB4C0" w16cex:dateUtc="2025-11-24T16:34:00Z"/>
  <w16cex:commentExtensible w16cex:durableId="06CEF5DD" w16cex:dateUtc="2026-02-05T04:43:00Z"/>
  <w16cex:commentExtensible w16cex:durableId="255A9463" w16cex:dateUtc="2026-02-14T01:19:00Z"/>
  <w16cex:commentExtensible w16cex:durableId="4AE29BB5" w16cex:dateUtc="2026-02-17T20:09:00Z"/>
  <w16cex:commentExtensible w16cex:durableId="18FA9FC4" w16cex:dateUtc="2025-11-18T15:23:00Z"/>
  <w16cex:commentExtensible w16cex:durableId="734F6826" w16cex:dateUtc="2025-11-24T15:26:00Z"/>
  <w16cex:commentExtensible w16cex:durableId="1E00B354" w16cex:dateUtc="2025-11-24T16:37:00Z"/>
  <w16cex:commentExtensible w16cex:durableId="3DC178D8" w16cex:dateUtc="2026-02-05T04:48:00Z"/>
  <w16cex:commentExtensible w16cex:durableId="0D02FB7F" w16cex:dateUtc="2025-11-22T00:00:00Z"/>
  <w16cex:commentExtensible w16cex:durableId="677B2C2D" w16cex:dateUtc="2025-11-24T16:37:00Z"/>
  <w16cex:commentExtensible w16cex:durableId="31D85903" w16cex:dateUtc="2026-02-05T04:50:00Z"/>
  <w16cex:commentExtensible w16cex:durableId="412CAF68" w16cex:dateUtc="2025-11-22T00:04:00Z"/>
  <w16cex:commentExtensible w16cex:durableId="621B9DFA" w16cex:dateUtc="2025-11-24T15:26:00Z"/>
  <w16cex:commentExtensible w16cex:durableId="14D53E37" w16cex:dateUtc="2025-11-24T16:40:00Z"/>
  <w16cex:commentExtensible w16cex:durableId="2F1292E8" w16cex:dateUtc="2025-11-22T00:05:00Z"/>
  <w16cex:commentExtensible w16cex:durableId="1F10EAE9" w16cex:dateUtc="2025-11-24T15:16:00Z"/>
  <w16cex:commentExtensible w16cex:durableId="7F6D564B" w16cex:dateUtc="2025-11-24T15:17:00Z"/>
  <w16cex:commentExtensible w16cex:durableId="0DB5752E" w16cex:dateUtc="2025-11-24T15:27:00Z"/>
  <w16cex:commentExtensible w16cex:durableId="1234FBB9" w16cex:dateUtc="2025-11-14T21:01:00Z">
    <w16cex:extLst>
      <w16:ext w16:uri="{CE6994B0-6A32-4C9F-8C6B-6E91EDA988CE}">
        <cr:reactions xmlns:cr="http://schemas.microsoft.com/office/comments/2020/reactions">
          <cr:reaction reactionType="1">
            <cr:reactionInfo dateUtc="2025-11-24T15:18:00Z">
              <cr:user userId="S::mguerrero@pivotinteriors.com::18a09bea-4c67-4cd4-bb09-f9cd84d7cbd6" userProvider="AD" userName="Marie Guerrero"/>
            </cr:reactionInfo>
          </cr:reaction>
        </cr:reactions>
      </w16:ext>
    </w16cex:extLst>
  </w16cex:commentExtensible>
  <w16cex:commentExtensible w16cex:durableId="111C4885" w16cex:dateUtc="2025-11-24T15:18:00Z"/>
  <w16cex:commentExtensible w16cex:durableId="28C89AF8" w16cex:dateUtc="2025-11-24T16:43:00Z"/>
  <w16cex:commentExtensible w16cex:durableId="72BDE07C" w16cex:dateUtc="2025-11-24T15:24:00Z"/>
  <w16cex:commentExtensible w16cex:durableId="1A2FCE08" w16cex:dateUtc="2025-11-24T16:44:00Z"/>
  <w16cex:commentExtensible w16cex:durableId="1A794F57" w16cex:dateUtc="2025-11-22T00:12:00Z">
    <w16cex:extLst>
      <w16:ext w16:uri="{CE6994B0-6A32-4C9F-8C6B-6E91EDA988CE}">
        <cr:reactions xmlns:cr="http://schemas.microsoft.com/office/comments/2020/reactions">
          <cr:reaction reactionType="1">
            <cr:reactionInfo dateUtc="2025-11-24T15:24:13Z">
              <cr:user userId="S::mguerrero@pivotinteriors.com::18a09bea-4c67-4cd4-bb09-f9cd84d7cbd6" userProvider="AD" userName="Marie Guerrero"/>
            </cr:reactionInfo>
          </cr:reaction>
        </cr:reactions>
      </w16:ext>
    </w16cex:extLst>
  </w16cex:commentExtensible>
  <w16cex:commentExtensible w16cex:durableId="54F80F28" w16cex:dateUtc="2025-11-24T15:28:00Z"/>
  <w16cex:commentExtensible w16cex:durableId="1960D221" w16cex:dateUtc="2025-11-22T00:12:00Z"/>
  <w16cex:commentExtensible w16cex:durableId="2AC77798" w16cex:dateUtc="2025-11-24T15:28:00Z"/>
  <w16cex:commentExtensible w16cex:durableId="10FD803A" w16cex:dateUtc="2025-11-22T00:15:00Z"/>
  <w16cex:commentExtensible w16cex:durableId="32AA694E" w16cex:dateUtc="2025-11-24T15:29:00Z"/>
  <w16cex:commentExtensible w16cex:durableId="4D406EAC" w16cex:dateUtc="2025-11-24T15:27:00Z"/>
  <w16cex:commentExtensible w16cex:durableId="54B6D269" w16cex:dateUtc="2025-11-24T15:30:00Z"/>
  <w16cex:commentExtensible w16cex:durableId="2EF6088F" w16cex:dateUtc="2025-11-24T16:47:00Z"/>
  <w16cex:commentExtensible w16cex:durableId="1C5DDA7F" w16cex:dateUtc="2025-11-22T00:16:00Z"/>
  <w16cex:commentExtensible w16cex:durableId="427FD34F" w16cex:dateUtc="2025-11-19T14:57:00Z">
    <w16cex:extLst>
      <w16:ext w16:uri="{CE6994B0-6A32-4C9F-8C6B-6E91EDA988CE}">
        <cr:reactions xmlns:cr="http://schemas.microsoft.com/office/comments/2020/reactions">
          <cr:reaction reactionType="1">
            <cr:reactionInfo dateUtc="2025-11-24T16:48:06Z">
              <cr:user userId="S::debbie.herbert@getgsi.com::798e9ea5-2f27-44eb-bc83-0a21bdecf4ba" userProvider="AD" userName="Debbie Herbert"/>
            </cr:reactionInfo>
          </cr:reaction>
        </cr:reactions>
      </w16:ext>
    </w16cex:extLst>
  </w16cex:commentExtensible>
  <w16cex:commentExtensible w16cex:durableId="46E501ED" w16cex:dateUtc="2025-11-22T00:18:00Z">
    <w16cex:extLst>
      <w16:ext w16:uri="{CE6994B0-6A32-4C9F-8C6B-6E91EDA988CE}">
        <cr:reactions xmlns:cr="http://schemas.microsoft.com/office/comments/2020/reactions">
          <cr:reaction reactionType="1">
            <cr:reactionInfo dateUtc="2025-11-24T15:29:11Z">
              <cr:user userId="S::mguerrero@pivotinteriors.com::18a09bea-4c67-4cd4-bb09-f9cd84d7cbd6" userProvider="AD" userName="Marie Guerrero"/>
            </cr:reactionInfo>
          </cr:reaction>
        </cr:reactions>
      </w16:ext>
    </w16cex:extLst>
  </w16cex:commentExtensible>
  <w16cex:commentExtensible w16cex:durableId="1038522B" w16cex:dateUtc="2025-11-24T15:31:00Z"/>
  <w16cex:commentExtensible w16cex:durableId="5F0B3886" w16cex:dateUtc="2025-11-22T00:22:00Z"/>
  <w16cex:commentExtensible w16cex:durableId="421959CE" w16cex:dateUtc="2025-11-24T16:51:00Z"/>
  <w16cex:commentExtensible w16cex:durableId="2B7A4577" w16cex:dateUtc="2026-02-05T04:58:00Z"/>
  <w16cex:commentExtensible w16cex:durableId="31050FE1" w16cex:dateUtc="2025-11-22T00:24:00Z"/>
  <w16cex:commentExtensible w16cex:durableId="5576B156" w16cex:dateUtc="2025-11-19T15:16:00Z"/>
  <w16cex:commentExtensible w16cex:durableId="16881E71" w16cex:dateUtc="2025-11-22T00:25:00Z"/>
  <w16cex:commentExtensible w16cex:durableId="71F158DD" w16cex:dateUtc="2025-11-24T15:33:00Z"/>
  <w16cex:commentExtensible w16cex:durableId="78766384" w16cex:dateUtc="2025-11-24T16:54:00Z"/>
  <w16cex:commentExtensible w16cex:durableId="533EB98D" w16cex:dateUtc="2025-11-22T00:26:00Z"/>
  <w16cex:commentExtensible w16cex:durableId="29801FF9" w16cex:dateUtc="2025-11-24T15:33:00Z"/>
  <w16cex:commentExtensible w16cex:durableId="2F019827" w16cex:dateUtc="2025-11-24T16:54:00Z"/>
  <w16cex:commentExtensible w16cex:durableId="189039C1" w16cex:dateUtc="2026-02-05T05:01:00Z"/>
  <w16cex:commentExtensible w16cex:durableId="124887FB" w16cex:dateUtc="2025-11-24T15:39:00Z"/>
  <w16cex:commentExtensible w16cex:durableId="297144E2" w16cex:dateUtc="2025-11-24T16:56:00Z"/>
  <w16cex:commentExtensible w16cex:durableId="26A2D771" w16cex:dateUtc="2026-02-13T20:46:00Z">
    <w16cex:extLst>
      <w16:ext w16:uri="{CE6994B0-6A32-4C9F-8C6B-6E91EDA988CE}">
        <cr:reactions xmlns:cr="http://schemas.microsoft.com/office/comments/2020/reactions">
          <cr:reaction reactionType="1">
            <cr:reactionInfo dateUtc="2026-02-14T01:22:37Z">
              <cr:user userId="S::bhagerty@pivotinteriors.com::e2ae3756-555f-41a5-accf-58a0f932d4c7" userProvider="AD" userName="Brian Hagerty"/>
            </cr:reactionInfo>
          </cr:reaction>
        </cr:reactions>
      </w16:ext>
    </w16cex:extLst>
  </w16cex:commentExtensible>
  <w16cex:commentExtensible w16cex:durableId="12414CDC" w16cex:dateUtc="2025-11-22T00:28:00Z"/>
  <w16cex:commentExtensible w16cex:durableId="2FDBA8A5" w16cex:dateUtc="2025-11-24T15:34:00Z">
    <w16cex:extLst>
      <w16:ext w16:uri="{CE6994B0-6A32-4C9F-8C6B-6E91EDA988CE}">
        <cr:reactions xmlns:cr="http://schemas.microsoft.com/office/comments/2020/reactions">
          <cr:reaction reactionType="1">
            <cr:reactionInfo dateUtc="2025-12-01T15:45:02Z">
              <cr:user userId="S::bhagerty@pivotinteriors.com::e2ae3756-555f-41a5-accf-58a0f932d4c7" userProvider="AD" userName="Brian Hagerty"/>
            </cr:reactionInfo>
          </cr:reaction>
        </cr:reactions>
      </w16:ext>
    </w16cex:extLst>
  </w16cex:commentExtensible>
  <w16cex:commentExtensible w16cex:durableId="454BE155" w16cex:dateUtc="2025-11-24T15:41:00Z"/>
  <w16cex:commentExtensible w16cex:durableId="2264A17A" w16cex:dateUtc="2025-12-01T16:14:00Z"/>
  <w16cex:commentExtensible w16cex:durableId="57A93A73" w16cex:dateUtc="2026-02-14T01:23:00Z"/>
  <w16cex:commentExtensible w16cex:durableId="6031C222" w16cex:dateUtc="2026-02-17T20:14:00Z"/>
  <w16cex:commentExtensible w16cex:durableId="1F00904F" w16cex:dateUtc="2025-11-14T22:07:00Z"/>
  <w16cex:commentExtensible w16cex:durableId="19F91C5F" w16cex:dateUtc="2025-11-14T22:19:00Z"/>
  <w16cex:commentExtensible w16cex:durableId="667B0113" w16cex:dateUtc="2025-11-22T00:30:00Z"/>
  <w16cex:commentExtensible w16cex:durableId="46A3A741" w16cex:dateUtc="2025-11-24T15:42:00Z"/>
  <w16cex:commentExtensible w16cex:durableId="5824C0E4" w16cex:dateUtc="2026-02-05T05:06:00Z"/>
  <w16cex:commentExtensible w16cex:durableId="56CACE15" w16cex:dateUtc="2025-11-22T00:31:00Z"/>
  <w16cex:commentExtensible w16cex:durableId="7E2CB0FF" w16cex:dateUtc="2025-11-24T15:35:00Z"/>
  <w16cex:commentExtensible w16cex:durableId="1909F5C6" w16cex:dateUtc="2025-12-01T15:45:00Z"/>
  <w16cex:commentExtensible w16cex:durableId="14B8B304" w16cex:dateUtc="2026-02-05T05:07:00Z"/>
  <w16cex:commentExtensible w16cex:durableId="376E752F" w16cex:dateUtc="2026-02-14T01:24:00Z"/>
  <w16cex:commentExtensible w16cex:durableId="4E28E844" w16cex:dateUtc="2025-11-22T00:31:00Z"/>
  <w16cex:commentExtensible w16cex:durableId="73108118" w16cex:dateUtc="2025-11-24T15:35:00Z">
    <w16cex:extLst>
      <w16:ext w16:uri="{CE6994B0-6A32-4C9F-8C6B-6E91EDA988CE}">
        <cr:reactions xmlns:cr="http://schemas.microsoft.com/office/comments/2020/reactions">
          <cr:reaction reactionType="1">
            <cr:reactionInfo dateUtc="2025-12-01T15:46:01Z">
              <cr:user userId="S::bhagerty@pivotinteriors.com::e2ae3756-555f-41a5-accf-58a0f932d4c7" userProvider="AD" userName="Brian Hagerty"/>
            </cr:reactionInfo>
          </cr:reaction>
        </cr:reactions>
      </w16:ext>
    </w16cex:extLst>
  </w16cex:commentExtensible>
  <w16cex:commentExtensible w16cex:durableId="401505DC" w16cex:dateUtc="2025-11-22T00:32:00Z"/>
  <w16cex:commentExtensible w16cex:durableId="45BE67A9" w16cex:dateUtc="2025-11-22T00:33:00Z"/>
  <w16cex:commentExtensible w16cex:durableId="6D70CD83" w16cex:dateUtc="2025-11-24T15:36:00Z"/>
  <w16cex:commentExtensible w16cex:durableId="740A5FBE" w16cex:dateUtc="2026-02-05T05:12:00Z"/>
  <w16cex:commentExtensible w16cex:durableId="3C53DFBD" w16cex:dateUtc="2025-11-22T00:34:00Z"/>
  <w16cex:commentExtensible w16cex:durableId="32D73FBA" w16cex:dateUtc="2026-02-05T05:13:00Z"/>
  <w16cex:commentExtensible w16cex:durableId="1356AE0B" w16cex:dateUtc="2025-11-19T15:24:00Z"/>
  <w16cex:commentExtensible w16cex:durableId="5C519E79" w16cex:dateUtc="2025-11-24T15:37:00Z"/>
  <w16cex:commentExtensible w16cex:durableId="51E62B67" w16cex:dateUtc="2025-12-01T16:21:00Z"/>
  <w16cex:commentExtensible w16cex:durableId="0B493669" w16cex:dateUtc="2026-02-05T05:15:00Z"/>
  <w16cex:commentExtensible w16cex:durableId="0E2425A5" w16cex:dateUtc="2025-11-22T00:37:00Z"/>
  <w16cex:commentExtensible w16cex:durableId="5A06009B" w16cex:dateUtc="2025-11-24T15:38:00Z">
    <w16cex:extLst>
      <w16:ext w16:uri="{CE6994B0-6A32-4C9F-8C6B-6E91EDA988CE}">
        <cr:reactions xmlns:cr="http://schemas.microsoft.com/office/comments/2020/reactions">
          <cr:reaction reactionType="1">
            <cr:reactionInfo dateUtc="2025-12-01T15:47:04Z">
              <cr:user userId="S::bhagerty@pivotinteriors.com::e2ae3756-555f-41a5-accf-58a0f932d4c7" userProvider="AD" userName="Brian Hagerty"/>
            </cr:reactionInfo>
          </cr:reaction>
        </cr:reactions>
      </w16:ext>
    </w16cex:extLst>
  </w16cex:commentExtensible>
  <w16cex:commentExtensible w16cex:durableId="1122208D" w16cex:dateUtc="2025-12-01T16:24:00Z"/>
  <w16cex:commentExtensible w16cex:durableId="5D31F4E8" w16cex:dateUtc="2026-02-05T05:17:00Z"/>
  <w16cex:commentExtensible w16cex:durableId="5C7C9392" w16cex:dateUtc="2026-02-13T20:52:00Z"/>
  <w16cex:commentExtensible w16cex:durableId="0F58480F" w16cex:dateUtc="2026-02-13T21:25:00Z"/>
  <w16cex:commentExtensible w16cex:durableId="6CD71A3F" w16cex:dateUtc="2026-02-13T21:26:00Z"/>
  <w16cex:commentExtensible w16cex:durableId="017FF4A9" w16cex:dateUtc="2025-11-22T00:40:00Z"/>
  <w16cex:commentExtensible w16cex:durableId="53473D91" w16cex:dateUtc="2025-11-24T15:39:00Z">
    <w16cex:extLst>
      <w16:ext w16:uri="{CE6994B0-6A32-4C9F-8C6B-6E91EDA988CE}">
        <cr:reactions xmlns:cr="http://schemas.microsoft.com/office/comments/2020/reactions">
          <cr:reaction reactionType="1">
            <cr:reactionInfo dateUtc="2025-12-01T15:47:18Z">
              <cr:user userId="S::bhagerty@pivotinteriors.com::e2ae3756-555f-41a5-accf-58a0f932d4c7" userProvider="AD" userName="Brian Hagerty"/>
            </cr:reactionInfo>
          </cr:reaction>
        </cr:reactions>
      </w16:ext>
    </w16cex:extLst>
  </w16cex:commentExtensible>
  <w16cex:commentExtensible w16cex:durableId="6B8A55DD" w16cex:dateUtc="2026-02-05T05:19:00Z"/>
  <w16cex:commentExtensible w16cex:durableId="7834FA46" w16cex:dateUtc="2025-11-22T00:41:00Z"/>
  <w16cex:commentExtensible w16cex:durableId="1FEF4553" w16cex:dateUtc="2025-11-24T15:39:00Z"/>
  <w16cex:commentExtensible w16cex:durableId="75A736BB" w16cex:dateUtc="2026-02-05T05:20:00Z"/>
  <w16cex:commentExtensible w16cex:durableId="0BBBF82F" w16cex:dateUtc="2025-11-14T22:13:00Z">
    <w16cex:extLst>
      <w16:ext w16:uri="{CE6994B0-6A32-4C9F-8C6B-6E91EDA988CE}">
        <cr:reactions xmlns:cr="http://schemas.microsoft.com/office/comments/2020/reactions">
          <cr:reaction reactionType="1">
            <cr:reactionInfo dateUtc="2025-11-19T15:54:02Z">
              <cr:user userId="S::abeaudin@pivotinteriors.com::a0d865d6-fe19-4370-b620-5eb0631f80e2" userProvider="AD" userName="Amanda Beaudin"/>
            </cr:reactionInfo>
            <cr:reactionInfo dateUtc="2025-11-22T00:43:16Z">
              <cr:user userId="S::bhagerty@pivotinteriors.com::e2ae3756-555f-41a5-accf-58a0f932d4c7" userProvider="AD" userName="Brian Hagerty"/>
            </cr:reactionInfo>
          </cr:reaction>
        </cr:reactions>
      </w16:ext>
    </w16cex:extLst>
  </w16cex:commentExtensible>
  <w16cex:commentExtensible w16cex:durableId="58BF7EFF" w16cex:dateUtc="2025-11-24T15:40:00Z"/>
  <w16cex:commentExtensible w16cex:durableId="793ECD71" w16cex:dateUtc="2025-12-01T16:29:00Z"/>
  <w16cex:commentExtensible w16cex:durableId="0B105228" w16cex:dateUtc="2025-12-01T16:30:00Z"/>
  <w16cex:commentExtensible w16cex:durableId="74394E2C" w16cex:dateUtc="2025-11-22T00:46:00Z"/>
  <w16cex:commentExtensible w16cex:durableId="28144885" w16cex:dateUtc="2025-11-24T15:40:00Z">
    <w16cex:extLst>
      <w16:ext w16:uri="{CE6994B0-6A32-4C9F-8C6B-6E91EDA988CE}">
        <cr:reactions xmlns:cr="http://schemas.microsoft.com/office/comments/2020/reactions">
          <cr:reaction reactionType="1">
            <cr:reactionInfo dateUtc="2025-12-01T15:48:01Z">
              <cr:user userId="S::bhagerty@pivotinteriors.com::e2ae3756-555f-41a5-accf-58a0f932d4c7" userProvider="AD" userName="Brian Hagerty"/>
            </cr:reactionInfo>
          </cr:reaction>
        </cr:reactions>
      </w16:ext>
    </w16cex:extLst>
  </w16cex:commentExtensible>
  <w16cex:commentExtensible w16cex:durableId="72063ACE" w16cex:dateUtc="2025-12-01T16:37:00Z"/>
  <w16cex:commentExtensible w16cex:durableId="36CC91D8" w16cex:dateUtc="2026-02-05T05:23:00Z"/>
  <w16cex:commentExtensible w16cex:durableId="1EDE9AF0" w16cex:dateUtc="2026-02-13T20:55:00Z"/>
  <w16cex:commentExtensible w16cex:durableId="32A5F224" w16cex:dateUtc="2026-02-14T01:28:00Z"/>
  <w16cex:commentExtensible w16cex:durableId="377D38A0" w16cex:dateUtc="2025-11-22T00:47:00Z"/>
  <w16cex:commentExtensible w16cex:durableId="7A21B276" w16cex:dateUtc="2025-11-24T15:41:00Z"/>
  <w16cex:commentExtensible w16cex:durableId="7F9BD6BE" w16cex:dateUtc="2026-02-05T05:24:00Z"/>
  <w16cex:commentExtensible w16cex:durableId="1DBA4E88" w16cex:dateUtc="2025-11-24T15:50:00Z"/>
  <w16cex:commentExtensible w16cex:durableId="5D4E4973" w16cex:dateUtc="2026-02-05T05:26:00Z"/>
  <w16cex:commentExtensible w16cex:durableId="4B94D4A6" w16cex:dateUtc="2025-11-24T15:50:00Z"/>
  <w16cex:commentExtensible w16cex:durableId="15F1B7A0" w16cex:dateUtc="2025-12-01T16:39:00Z"/>
  <w16cex:commentExtensible w16cex:durableId="207D1E17" w16cex:dateUtc="2026-02-05T05:27:00Z"/>
  <w16cex:commentExtensible w16cex:durableId="5EC05EED" w16cex:dateUtc="2025-11-14T22:18:00Z"/>
  <w16cex:commentExtensible w16cex:durableId="0AA217BD" w16cex:dateUtc="2025-11-24T15:41:00Z"/>
  <w16cex:commentExtensible w16cex:durableId="4A70842A" w16cex:dateUtc="2026-02-05T05:28:00Z"/>
  <w16cex:commentExtensible w16cex:durableId="4141D384" w16cex:dateUtc="2025-11-14T22:18:00Z"/>
  <w16cex:commentExtensible w16cex:durableId="638DCA49" w16cex:dateUtc="2025-11-24T15:41:00Z"/>
  <w16cex:commentExtensible w16cex:durableId="6125C30A" w16cex:dateUtc="2026-02-05T05:29:00Z"/>
  <w16cex:commentExtensible w16cex:durableId="2C99AD84" w16cex:dateUtc="2025-11-22T00:54:00Z"/>
  <w16cex:commentExtensible w16cex:durableId="39DC1582" w16cex:dateUtc="2025-11-24T15:41:00Z"/>
  <w16cex:commentExtensible w16cex:durableId="1917CE43" w16cex:dateUtc="2026-02-05T05:30:00Z"/>
  <w16cex:commentExtensible w16cex:durableId="2EF595B8" w16cex:dateUtc="2025-11-14T22:21:00Z">
    <w16cex:extLst>
      <w16:ext w16:uri="{CE6994B0-6A32-4C9F-8C6B-6E91EDA988CE}">
        <cr:reactions xmlns:cr="http://schemas.microsoft.com/office/comments/2020/reactions">
          <cr:reaction reactionType="1">
            <cr:reactionInfo dateUtc="2025-11-22T00:55:22Z">
              <cr:user userId="S::bhagerty@pivotinteriors.com::e2ae3756-555f-41a5-accf-58a0f932d4c7" userProvider="AD" userName="Brian Hagerty"/>
            </cr:reactionInfo>
          </cr:reaction>
        </cr:reactions>
      </w16:ext>
    </w16cex:extLst>
  </w16cex:commentExtensible>
  <w16cex:commentExtensible w16cex:durableId="68BD2FD8" w16cex:dateUtc="2025-11-24T15:42:00Z"/>
  <w16cex:commentExtensible w16cex:durableId="737F1634" w16cex:dateUtc="2026-02-05T05:31:00Z"/>
  <w16cex:commentExtensible w16cex:durableId="5F8FC024" w16cex:dateUtc="2025-11-22T00:56:00Z"/>
  <w16cex:commentExtensible w16cex:durableId="2AB70923" w16cex:dateUtc="2025-11-24T15:42:00Z"/>
  <w16cex:commentExtensible w16cex:durableId="6A020E91" w16cex:dateUtc="2026-02-05T05:32: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488B2E75" w16cid:durableId="51519856"/>
  <w16cid:commentId w16cid:paraId="06B6523B" w16cid:durableId="503119B2"/>
  <w16cid:commentId w16cid:paraId="0E58BFE0" w16cid:durableId="7D19BB12"/>
  <w16cid:commentId w16cid:paraId="38DB229A" w16cid:durableId="10985611"/>
  <w16cid:commentId w16cid:paraId="1C42283B" w16cid:durableId="1261934B"/>
  <w16cid:commentId w16cid:paraId="413A8F28" w16cid:durableId="1817C75C"/>
  <w16cid:commentId w16cid:paraId="6EA5686C" w16cid:durableId="32A68CDE"/>
  <w16cid:commentId w16cid:paraId="730B8E8F" w16cid:durableId="043C2B3B"/>
  <w16cid:commentId w16cid:paraId="5BAD274F" w16cid:durableId="359A248A"/>
  <w16cid:commentId w16cid:paraId="437E35DC" w16cid:durableId="25E0F334"/>
  <w16cid:commentId w16cid:paraId="363C6C30" w16cid:durableId="39A1A228"/>
  <w16cid:commentId w16cid:paraId="3B6CCE79" w16cid:durableId="07FAD4D2"/>
  <w16cid:commentId w16cid:paraId="30A61265" w16cid:durableId="6CE002E1"/>
  <w16cid:commentId w16cid:paraId="29702846" w16cid:durableId="054BEB78"/>
  <w16cid:commentId w16cid:paraId="4D7ADE39" w16cid:durableId="7E78C1E3"/>
  <w16cid:commentId w16cid:paraId="0F54CC6A" w16cid:durableId="64174330"/>
  <w16cid:commentId w16cid:paraId="448525DC" w16cid:durableId="60F51900"/>
  <w16cid:commentId w16cid:paraId="1212274F" w16cid:durableId="75B1E4CD"/>
  <w16cid:commentId w16cid:paraId="295A8479" w16cid:durableId="25D5792C"/>
  <w16cid:commentId w16cid:paraId="11635DD5" w16cid:durableId="03DF8D09"/>
  <w16cid:commentId w16cid:paraId="63D78E1E" w16cid:durableId="6CD9AA42"/>
  <w16cid:commentId w16cid:paraId="0A8498C4" w16cid:durableId="21604D93"/>
  <w16cid:commentId w16cid:paraId="4FF7718E" w16cid:durableId="17B5C54C"/>
  <w16cid:commentId w16cid:paraId="598A1C37" w16cid:durableId="19933D99"/>
  <w16cid:commentId w16cid:paraId="6F5D2EEE" w16cid:durableId="3A38B9F7"/>
  <w16cid:commentId w16cid:paraId="612BE8CF" w16cid:durableId="46D6E9C9"/>
  <w16cid:commentId w16cid:paraId="063BFE24" w16cid:durableId="1CC09D51"/>
  <w16cid:commentId w16cid:paraId="1DBB9C29" w16cid:durableId="4A987DAB"/>
  <w16cid:commentId w16cid:paraId="2B585E70" w16cid:durableId="19996090"/>
  <w16cid:commentId w16cid:paraId="1265F99F" w16cid:durableId="53B24006"/>
  <w16cid:commentId w16cid:paraId="6A5971DB" w16cid:durableId="04F1BF3F"/>
  <w16cid:commentId w16cid:paraId="3D28F1D5" w16cid:durableId="3866F8CD"/>
  <w16cid:commentId w16cid:paraId="79F113F9" w16cid:durableId="2247DCD1"/>
  <w16cid:commentId w16cid:paraId="42B7C1F6" w16cid:durableId="3DCC7F33"/>
  <w16cid:commentId w16cid:paraId="466C6C5B" w16cid:durableId="5587ED35"/>
  <w16cid:commentId w16cid:paraId="2AB168CE" w16cid:durableId="1F411C95"/>
  <w16cid:commentId w16cid:paraId="28D6A302" w16cid:durableId="2C5D7660"/>
  <w16cid:commentId w16cid:paraId="682794CE" w16cid:durableId="36DCB4C0"/>
  <w16cid:commentId w16cid:paraId="4313B7B2" w16cid:durableId="06CEF5DD"/>
  <w16cid:commentId w16cid:paraId="4CF0E1B2" w16cid:durableId="255A9463"/>
  <w16cid:commentId w16cid:paraId="018A4D40" w16cid:durableId="4AE29BB5"/>
  <w16cid:commentId w16cid:paraId="15AA346C" w16cid:durableId="18FA9FC4"/>
  <w16cid:commentId w16cid:paraId="1711C6D6" w16cid:durableId="734F6826"/>
  <w16cid:commentId w16cid:paraId="0B0FFF1D" w16cid:durableId="1E00B354"/>
  <w16cid:commentId w16cid:paraId="4BC916BC" w16cid:durableId="3DC178D8"/>
  <w16cid:commentId w16cid:paraId="32E3ED9A" w16cid:durableId="0D02FB7F"/>
  <w16cid:commentId w16cid:paraId="42CFB587" w16cid:durableId="677B2C2D"/>
  <w16cid:commentId w16cid:paraId="768D7668" w16cid:durableId="31D85903"/>
  <w16cid:commentId w16cid:paraId="1C2798C8" w16cid:durableId="412CAF68"/>
  <w16cid:commentId w16cid:paraId="737A4DAC" w16cid:durableId="621B9DFA"/>
  <w16cid:commentId w16cid:paraId="622BD65A" w16cid:durableId="14D53E37"/>
  <w16cid:commentId w16cid:paraId="58DA4C5F" w16cid:durableId="2F1292E8"/>
  <w16cid:commentId w16cid:paraId="332CD2C8" w16cid:durableId="1F10EAE9"/>
  <w16cid:commentId w16cid:paraId="00321603" w16cid:durableId="7F6D564B"/>
  <w16cid:commentId w16cid:paraId="6E388140" w16cid:durableId="0DB5752E"/>
  <w16cid:commentId w16cid:paraId="7405813A" w16cid:durableId="1234FBB9"/>
  <w16cid:commentId w16cid:paraId="131038C3" w16cid:durableId="111C4885"/>
  <w16cid:commentId w16cid:paraId="22B542D0" w16cid:durableId="28C89AF8"/>
  <w16cid:commentId w16cid:paraId="1C8AB7B5" w16cid:durableId="72BDE07C"/>
  <w16cid:commentId w16cid:paraId="2692806F" w16cid:durableId="1A2FCE08"/>
  <w16cid:commentId w16cid:paraId="25E23AFC" w16cid:durableId="1A794F57"/>
  <w16cid:commentId w16cid:paraId="4E2ECC85" w16cid:durableId="54F80F28"/>
  <w16cid:commentId w16cid:paraId="10B4AD60" w16cid:durableId="1960D221"/>
  <w16cid:commentId w16cid:paraId="477817A1" w16cid:durableId="2AC77798"/>
  <w16cid:commentId w16cid:paraId="1030B401" w16cid:durableId="10FD803A"/>
  <w16cid:commentId w16cid:paraId="0E3BD452" w16cid:durableId="32AA694E"/>
  <w16cid:commentId w16cid:paraId="6B07E528" w16cid:durableId="4D406EAC"/>
  <w16cid:commentId w16cid:paraId="29FEDBD4" w16cid:durableId="54B6D269"/>
  <w16cid:commentId w16cid:paraId="0748558E" w16cid:durableId="2EF6088F"/>
  <w16cid:commentId w16cid:paraId="1C67F9B2" w16cid:durableId="1C5DDA7F"/>
  <w16cid:commentId w16cid:paraId="5CD25DF7" w16cid:durableId="427FD34F"/>
  <w16cid:commentId w16cid:paraId="526B4F11" w16cid:durableId="46E501ED"/>
  <w16cid:commentId w16cid:paraId="1BF0D782" w16cid:durableId="1038522B"/>
  <w16cid:commentId w16cid:paraId="2040856B" w16cid:durableId="5F0B3886"/>
  <w16cid:commentId w16cid:paraId="232C7A2F" w16cid:durableId="421959CE"/>
  <w16cid:commentId w16cid:paraId="702B6BF0" w16cid:durableId="2B7A4577"/>
  <w16cid:commentId w16cid:paraId="4641CADD" w16cid:durableId="31050FE1"/>
  <w16cid:commentId w16cid:paraId="1F8D515A" w16cid:durableId="5576B156"/>
  <w16cid:commentId w16cid:paraId="2C850AAB" w16cid:durableId="16881E71"/>
  <w16cid:commentId w16cid:paraId="19E5F6A2" w16cid:durableId="71F158DD"/>
  <w16cid:commentId w16cid:paraId="3B04881E" w16cid:durableId="78766384"/>
  <w16cid:commentId w16cid:paraId="434FD18F" w16cid:durableId="533EB98D"/>
  <w16cid:commentId w16cid:paraId="07871D2D" w16cid:durableId="29801FF9"/>
  <w16cid:commentId w16cid:paraId="0A94BB29" w16cid:durableId="2F019827"/>
  <w16cid:commentId w16cid:paraId="10AAB6FF" w16cid:durableId="189039C1"/>
  <w16cid:commentId w16cid:paraId="3FAFC5FB" w16cid:durableId="124887FB"/>
  <w16cid:commentId w16cid:paraId="390632A5" w16cid:durableId="297144E2"/>
  <w16cid:commentId w16cid:paraId="475365C3" w16cid:durableId="26A2D771"/>
  <w16cid:commentId w16cid:paraId="2C5EF4C9" w16cid:durableId="12414CDC"/>
  <w16cid:commentId w16cid:paraId="77E1F08D" w16cid:durableId="2FDBA8A5"/>
  <w16cid:commentId w16cid:paraId="65C8FA11" w16cid:durableId="454BE155"/>
  <w16cid:commentId w16cid:paraId="63E4AF57" w16cid:durableId="2264A17A"/>
  <w16cid:commentId w16cid:paraId="62518B93" w16cid:durableId="57A93A73"/>
  <w16cid:commentId w16cid:paraId="412F0B5E" w16cid:durableId="6031C222"/>
  <w16cid:commentId w16cid:paraId="16C1FA13" w16cid:durableId="1F00904F"/>
  <w16cid:commentId w16cid:paraId="10A5BB90" w16cid:durableId="19F91C5F"/>
  <w16cid:commentId w16cid:paraId="0D57B2D8" w16cid:durableId="667B0113"/>
  <w16cid:commentId w16cid:paraId="014E4B91" w16cid:durableId="46A3A741"/>
  <w16cid:commentId w16cid:paraId="54556BAB" w16cid:durableId="5824C0E4"/>
  <w16cid:commentId w16cid:paraId="2F77BC3B" w16cid:durableId="56CACE15"/>
  <w16cid:commentId w16cid:paraId="1094DAD6" w16cid:durableId="7E2CB0FF"/>
  <w16cid:commentId w16cid:paraId="3AE892FA" w16cid:durableId="1909F5C6"/>
  <w16cid:commentId w16cid:paraId="6EA4C497" w16cid:durableId="14B8B304"/>
  <w16cid:commentId w16cid:paraId="196F425C" w16cid:durableId="376E752F"/>
  <w16cid:commentId w16cid:paraId="63DDB9BA" w16cid:durableId="4E28E844"/>
  <w16cid:commentId w16cid:paraId="0A8EFE6B" w16cid:durableId="73108118"/>
  <w16cid:commentId w16cid:paraId="4E63F87E" w16cid:durableId="401505DC"/>
  <w16cid:commentId w16cid:paraId="154EAFC9" w16cid:durableId="45BE67A9"/>
  <w16cid:commentId w16cid:paraId="03C28464" w16cid:durableId="6D70CD83"/>
  <w16cid:commentId w16cid:paraId="48137F2F" w16cid:durableId="740A5FBE"/>
  <w16cid:commentId w16cid:paraId="42D02030" w16cid:durableId="3C53DFBD"/>
  <w16cid:commentId w16cid:paraId="7A350894" w16cid:durableId="32D73FBA"/>
  <w16cid:commentId w16cid:paraId="281E2C31" w16cid:durableId="1356AE0B"/>
  <w16cid:commentId w16cid:paraId="3C58BCD7" w16cid:durableId="5C519E79"/>
  <w16cid:commentId w16cid:paraId="51B39695" w16cid:durableId="51E62B67"/>
  <w16cid:commentId w16cid:paraId="532CC543" w16cid:durableId="0B493669"/>
  <w16cid:commentId w16cid:paraId="30721C19" w16cid:durableId="0E2425A5"/>
  <w16cid:commentId w16cid:paraId="3DD9A9F8" w16cid:durableId="5A06009B"/>
  <w16cid:commentId w16cid:paraId="57FB1CD9" w16cid:durableId="1122208D"/>
  <w16cid:commentId w16cid:paraId="7688A748" w16cid:durableId="5D31F4E8"/>
  <w16cid:commentId w16cid:paraId="37EE4E1B" w16cid:durableId="5C7C9392"/>
  <w16cid:commentId w16cid:paraId="3CAF3A15" w16cid:durableId="0F58480F"/>
  <w16cid:commentId w16cid:paraId="7FD022E9" w16cid:durableId="6CD71A3F"/>
  <w16cid:commentId w16cid:paraId="13C2FE24" w16cid:durableId="017FF4A9"/>
  <w16cid:commentId w16cid:paraId="1375BB8E" w16cid:durableId="53473D91"/>
  <w16cid:commentId w16cid:paraId="702F7478" w16cid:durableId="6B8A55DD"/>
  <w16cid:commentId w16cid:paraId="37960476" w16cid:durableId="7834FA46"/>
  <w16cid:commentId w16cid:paraId="5B1E7E61" w16cid:durableId="1FEF4553"/>
  <w16cid:commentId w16cid:paraId="200333CA" w16cid:durableId="75A736BB"/>
  <w16cid:commentId w16cid:paraId="6914F583" w16cid:durableId="0BBBF82F"/>
  <w16cid:commentId w16cid:paraId="6853FE3C" w16cid:durableId="58BF7EFF"/>
  <w16cid:commentId w16cid:paraId="72600C16" w16cid:durableId="793ECD71"/>
  <w16cid:commentId w16cid:paraId="55BF3C0A" w16cid:durableId="0B105228"/>
  <w16cid:commentId w16cid:paraId="0B64BB13" w16cid:durableId="74394E2C"/>
  <w16cid:commentId w16cid:paraId="6261AA17" w16cid:durableId="28144885"/>
  <w16cid:commentId w16cid:paraId="49527613" w16cid:durableId="72063ACE"/>
  <w16cid:commentId w16cid:paraId="5998D4A7" w16cid:durableId="36CC91D8"/>
  <w16cid:commentId w16cid:paraId="7F23CFB3" w16cid:durableId="1EDE9AF0"/>
  <w16cid:commentId w16cid:paraId="4850325F" w16cid:durableId="32A5F224"/>
  <w16cid:commentId w16cid:paraId="3CF86308" w16cid:durableId="377D38A0"/>
  <w16cid:commentId w16cid:paraId="75242AB6" w16cid:durableId="7A21B276"/>
  <w16cid:commentId w16cid:paraId="435697E9" w16cid:durableId="7F9BD6BE"/>
  <w16cid:commentId w16cid:paraId="59B78948" w16cid:durableId="1DBA4E88"/>
  <w16cid:commentId w16cid:paraId="27558840" w16cid:durableId="5D4E4973"/>
  <w16cid:commentId w16cid:paraId="6924CE7E" w16cid:durableId="4B94D4A6"/>
  <w16cid:commentId w16cid:paraId="56C7F060" w16cid:durableId="15F1B7A0"/>
  <w16cid:commentId w16cid:paraId="09E35CEE" w16cid:durableId="207D1E17"/>
  <w16cid:commentId w16cid:paraId="01339915" w16cid:durableId="5EC05EED"/>
  <w16cid:commentId w16cid:paraId="7D6C0C5E" w16cid:durableId="0AA217BD"/>
  <w16cid:commentId w16cid:paraId="27355A30" w16cid:durableId="4A70842A"/>
  <w16cid:commentId w16cid:paraId="52AEAB7F" w16cid:durableId="4141D384"/>
  <w16cid:commentId w16cid:paraId="7EA2994C" w16cid:durableId="638DCA49"/>
  <w16cid:commentId w16cid:paraId="0BAD14E2" w16cid:durableId="6125C30A"/>
  <w16cid:commentId w16cid:paraId="517C1EB1" w16cid:durableId="2C99AD84"/>
  <w16cid:commentId w16cid:paraId="6D36A3C6" w16cid:durableId="39DC1582"/>
  <w16cid:commentId w16cid:paraId="22B832E8" w16cid:durableId="1917CE43"/>
  <w16cid:commentId w16cid:paraId="51971958" w16cid:durableId="2EF595B8"/>
  <w16cid:commentId w16cid:paraId="26ACD9B4" w16cid:durableId="68BD2FD8"/>
  <w16cid:commentId w16cid:paraId="30E62B0B" w16cid:durableId="737F1634"/>
  <w16cid:commentId w16cid:paraId="56463FCA" w16cid:durableId="5F8FC024"/>
  <w16cid:commentId w16cid:paraId="5D627DEE" w16cid:durableId="2AB70923"/>
  <w16cid:commentId w16cid:paraId="72AE07B3" w16cid:durableId="6A020E91"/>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68BDDDF" w14:textId="77777777" w:rsidR="00AC76B6" w:rsidRDefault="00AC76B6" w:rsidP="00FA4E34">
      <w:r>
        <w:separator/>
      </w:r>
    </w:p>
  </w:endnote>
  <w:endnote w:type="continuationSeparator" w:id="0">
    <w:p w14:paraId="07C7B3EA" w14:textId="77777777" w:rsidR="00AC76B6" w:rsidRDefault="00AC76B6" w:rsidP="00FA4E3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pitch w:val="fixed"/>
    <w:sig w:usb0="00000001" w:usb1="08070000" w:usb2="00000010" w:usb3="00000000" w:csb0="00020000"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Aptos Display">
    <w:panose1 w:val="00000000000000000000"/>
    <w:charset w:val="00"/>
    <w:family w:val="roman"/>
    <w:notTrueType/>
    <w:pitch w:val="default"/>
  </w:font>
  <w:font w:name="Yu Gothic Light">
    <w:altName w:val="游ゴシック Light"/>
    <w:panose1 w:val="020B0300000000000000"/>
    <w:charset w:val="80"/>
    <w:family w:val="swiss"/>
    <w:pitch w:val="variable"/>
    <w:sig w:usb0="E00002FF" w:usb1="2AC7FDFF" w:usb2="00000016" w:usb3="00000000" w:csb0="0002009F" w:csb1="00000000"/>
  </w:font>
  <w:font w:name="Aptos">
    <w:panose1 w:val="00000000000000000000"/>
    <w:charset w:val="00"/>
    <w:family w:val="roman"/>
    <w:notTrueType/>
    <w:pitch w:val="default"/>
  </w:font>
  <w:font w:name="Yu Mincho">
    <w:altName w:val="游明朝"/>
    <w:panose1 w:val="00000000000000000000"/>
    <w:charset w:val="8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59913809"/>
      <w:docPartObj>
        <w:docPartGallery w:val="Page Numbers (Bottom of Page)"/>
        <w:docPartUnique/>
      </w:docPartObj>
    </w:sdtPr>
    <w:sdtEndPr>
      <w:rPr>
        <w:noProof/>
      </w:rPr>
    </w:sdtEndPr>
    <w:sdtContent>
      <w:p w14:paraId="7F8AF48A" w14:textId="4F396EC0" w:rsidR="00FA4E34" w:rsidRDefault="00FA4E34">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16D7C7D2" w14:textId="77777777" w:rsidR="00FA4E34" w:rsidRDefault="00FA4E3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4E4B198" w14:textId="77777777" w:rsidR="00AC76B6" w:rsidRDefault="00AC76B6" w:rsidP="00FA4E34">
      <w:r>
        <w:separator/>
      </w:r>
    </w:p>
  </w:footnote>
  <w:footnote w:type="continuationSeparator" w:id="0">
    <w:p w14:paraId="77435644" w14:textId="77777777" w:rsidR="00AC76B6" w:rsidRDefault="00AC76B6" w:rsidP="00FA4E3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B53714" w14:textId="13ED18BB" w:rsidR="00AB7F13" w:rsidRDefault="00AB7F13">
    <w:pPr>
      <w:pStyle w:val="Header"/>
    </w:pPr>
    <w:r w:rsidRPr="00AB7F13">
      <w:rPr>
        <w:noProof/>
      </w:rPr>
      <w:drawing>
        <wp:anchor distT="0" distB="0" distL="114300" distR="114300" simplePos="0" relativeHeight="251658241" behindDoc="1" locked="0" layoutInCell="1" allowOverlap="1" wp14:anchorId="35D34AAC" wp14:editId="6EBA89CC">
          <wp:simplePos x="0" y="0"/>
          <wp:positionH relativeFrom="column">
            <wp:posOffset>5124450</wp:posOffset>
          </wp:positionH>
          <wp:positionV relativeFrom="paragraph">
            <wp:posOffset>-135255</wp:posOffset>
          </wp:positionV>
          <wp:extent cx="1276350" cy="438150"/>
          <wp:effectExtent l="0" t="0" r="0" b="0"/>
          <wp:wrapTight wrapText="bothSides">
            <wp:wrapPolygon edited="0">
              <wp:start x="0" y="0"/>
              <wp:lineTo x="0" y="20661"/>
              <wp:lineTo x="21278" y="20661"/>
              <wp:lineTo x="21278" y="0"/>
              <wp:lineTo x="0" y="0"/>
            </wp:wrapPolygon>
          </wp:wrapTight>
          <wp:docPr id="1423415047" name="Picture 4" descr="A black text with a circle and a circl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A black text with a circle and a circle&#10;&#10;AI-generated content may be incorrect."/>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276350" cy="438150"/>
                  </a:xfrm>
                  <a:prstGeom prst="rect">
                    <a:avLst/>
                  </a:prstGeom>
                  <a:noFill/>
                  <a:ln>
                    <a:noFill/>
                  </a:ln>
                </pic:spPr>
              </pic:pic>
            </a:graphicData>
          </a:graphic>
        </wp:anchor>
      </w:drawing>
    </w:r>
    <w:r w:rsidRPr="00AB7F13">
      <w:rPr>
        <w:noProof/>
      </w:rPr>
      <w:drawing>
        <wp:anchor distT="0" distB="0" distL="114300" distR="114300" simplePos="0" relativeHeight="251658240" behindDoc="1" locked="0" layoutInCell="1" allowOverlap="1" wp14:anchorId="05E48074" wp14:editId="43A4BCE4">
          <wp:simplePos x="0" y="0"/>
          <wp:positionH relativeFrom="column">
            <wp:posOffset>-733425</wp:posOffset>
          </wp:positionH>
          <wp:positionV relativeFrom="paragraph">
            <wp:posOffset>-468630</wp:posOffset>
          </wp:positionV>
          <wp:extent cx="1676400" cy="933450"/>
          <wp:effectExtent l="0" t="0" r="0" b="0"/>
          <wp:wrapTight wrapText="bothSides">
            <wp:wrapPolygon edited="0">
              <wp:start x="0" y="0"/>
              <wp:lineTo x="0" y="21159"/>
              <wp:lineTo x="21355" y="21159"/>
              <wp:lineTo x="21355" y="0"/>
              <wp:lineTo x="0" y="0"/>
            </wp:wrapPolygon>
          </wp:wrapTight>
          <wp:docPr id="1520752432" name="Picture 3" descr="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Logo&#10;&#10;Description automatically generated"/>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676400" cy="933450"/>
                  </a:xfrm>
                  <a:prstGeom prst="rect">
                    <a:avLst/>
                  </a:prstGeom>
                  <a:noFill/>
                  <a:ln>
                    <a:noFill/>
                  </a:ln>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4124A5"/>
    <w:multiLevelType w:val="hybridMultilevel"/>
    <w:tmpl w:val="FF806DD2"/>
    <w:lvl w:ilvl="0" w:tplc="5D32C492">
      <w:start w:val="1"/>
      <w:numFmt w:val="bullet"/>
      <w:lvlText w:val="•"/>
      <w:lvlJc w:val="left"/>
      <w:pPr>
        <w:ind w:left="360" w:hanging="360"/>
      </w:p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 w15:restartNumberingAfterBreak="0">
    <w:nsid w:val="083340D5"/>
    <w:multiLevelType w:val="hybridMultilevel"/>
    <w:tmpl w:val="004C9FF2"/>
    <w:lvl w:ilvl="0" w:tplc="5D32C492">
      <w:start w:val="1"/>
      <w:numFmt w:val="bullet"/>
      <w:lvlText w:val="•"/>
      <w:lvlJc w:val="left"/>
      <w:pPr>
        <w:ind w:left="360" w:hanging="360"/>
      </w:p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 w15:restartNumberingAfterBreak="0">
    <w:nsid w:val="0C913FD4"/>
    <w:multiLevelType w:val="hybridMultilevel"/>
    <w:tmpl w:val="CD0828F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 w15:restartNumberingAfterBreak="0">
    <w:nsid w:val="0FC93F4D"/>
    <w:multiLevelType w:val="hybridMultilevel"/>
    <w:tmpl w:val="3F1691EE"/>
    <w:lvl w:ilvl="0" w:tplc="EE548B68">
      <w:start w:val="1"/>
      <w:numFmt w:val="bullet"/>
      <w:lvlText w:val="●"/>
      <w:lvlJc w:val="left"/>
      <w:pPr>
        <w:ind w:left="720" w:hanging="360"/>
      </w:pPr>
    </w:lvl>
    <w:lvl w:ilvl="1" w:tplc="B8004C40">
      <w:start w:val="1"/>
      <w:numFmt w:val="bullet"/>
      <w:lvlText w:val="○"/>
      <w:lvlJc w:val="left"/>
      <w:pPr>
        <w:ind w:left="1440" w:hanging="360"/>
      </w:pPr>
    </w:lvl>
    <w:lvl w:ilvl="2" w:tplc="8ECCC5FA">
      <w:start w:val="1"/>
      <w:numFmt w:val="bullet"/>
      <w:lvlText w:val="■"/>
      <w:lvlJc w:val="left"/>
      <w:pPr>
        <w:ind w:left="2160" w:hanging="360"/>
      </w:pPr>
    </w:lvl>
    <w:lvl w:ilvl="3" w:tplc="B75CBAAC">
      <w:start w:val="1"/>
      <w:numFmt w:val="bullet"/>
      <w:lvlText w:val="●"/>
      <w:lvlJc w:val="left"/>
      <w:pPr>
        <w:ind w:left="2880" w:hanging="360"/>
      </w:pPr>
    </w:lvl>
    <w:lvl w:ilvl="4" w:tplc="DF066E5C">
      <w:start w:val="1"/>
      <w:numFmt w:val="bullet"/>
      <w:lvlText w:val="○"/>
      <w:lvlJc w:val="left"/>
      <w:pPr>
        <w:ind w:left="3600" w:hanging="360"/>
      </w:pPr>
    </w:lvl>
    <w:lvl w:ilvl="5" w:tplc="1AD23D24">
      <w:start w:val="1"/>
      <w:numFmt w:val="bullet"/>
      <w:lvlText w:val="■"/>
      <w:lvlJc w:val="left"/>
      <w:pPr>
        <w:ind w:left="4320" w:hanging="360"/>
      </w:pPr>
    </w:lvl>
    <w:lvl w:ilvl="6" w:tplc="15D62178">
      <w:start w:val="1"/>
      <w:numFmt w:val="bullet"/>
      <w:lvlText w:val="●"/>
      <w:lvlJc w:val="left"/>
      <w:pPr>
        <w:ind w:left="5040" w:hanging="360"/>
      </w:pPr>
    </w:lvl>
    <w:lvl w:ilvl="7" w:tplc="7A54803A">
      <w:start w:val="1"/>
      <w:numFmt w:val="bullet"/>
      <w:lvlText w:val="●"/>
      <w:lvlJc w:val="left"/>
      <w:pPr>
        <w:ind w:left="5760" w:hanging="360"/>
      </w:pPr>
    </w:lvl>
    <w:lvl w:ilvl="8" w:tplc="91DAE9C0">
      <w:start w:val="1"/>
      <w:numFmt w:val="bullet"/>
      <w:lvlText w:val="●"/>
      <w:lvlJc w:val="left"/>
      <w:pPr>
        <w:ind w:left="6480" w:hanging="360"/>
      </w:pPr>
    </w:lvl>
  </w:abstractNum>
  <w:abstractNum w:abstractNumId="4" w15:restartNumberingAfterBreak="0">
    <w:nsid w:val="1F8A227C"/>
    <w:multiLevelType w:val="hybridMultilevel"/>
    <w:tmpl w:val="6AE68C1A"/>
    <w:lvl w:ilvl="0" w:tplc="5D32C492">
      <w:start w:val="1"/>
      <w:numFmt w:val="bullet"/>
      <w:lvlText w:val="•"/>
      <w:lvlJc w:val="left"/>
      <w:pPr>
        <w:ind w:left="360" w:hanging="360"/>
      </w:p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 w15:restartNumberingAfterBreak="0">
    <w:nsid w:val="25AA30FC"/>
    <w:multiLevelType w:val="hybridMultilevel"/>
    <w:tmpl w:val="035EB0F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 w15:restartNumberingAfterBreak="0">
    <w:nsid w:val="28C11F08"/>
    <w:multiLevelType w:val="hybridMultilevel"/>
    <w:tmpl w:val="52C01DC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 w15:restartNumberingAfterBreak="0">
    <w:nsid w:val="2F5C1F43"/>
    <w:multiLevelType w:val="hybridMultilevel"/>
    <w:tmpl w:val="FF9A78C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8" w15:restartNumberingAfterBreak="0">
    <w:nsid w:val="301A2451"/>
    <w:multiLevelType w:val="hybridMultilevel"/>
    <w:tmpl w:val="6A862602"/>
    <w:lvl w:ilvl="0" w:tplc="0409000F">
      <w:start w:val="1"/>
      <w:numFmt w:val="decimal"/>
      <w:lvlText w:val="%1."/>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9" w15:restartNumberingAfterBreak="0">
    <w:nsid w:val="30200009"/>
    <w:multiLevelType w:val="hybridMultilevel"/>
    <w:tmpl w:val="1EC27FAA"/>
    <w:lvl w:ilvl="0" w:tplc="5D32C492">
      <w:start w:val="1"/>
      <w:numFmt w:val="bullet"/>
      <w:lvlText w:val="•"/>
      <w:lvlJc w:val="left"/>
      <w:pPr>
        <w:ind w:left="360" w:hanging="360"/>
      </w:p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0" w15:restartNumberingAfterBreak="0">
    <w:nsid w:val="30FF5AD9"/>
    <w:multiLevelType w:val="hybridMultilevel"/>
    <w:tmpl w:val="135E6A36"/>
    <w:lvl w:ilvl="0" w:tplc="5D32C492">
      <w:start w:val="1"/>
      <w:numFmt w:val="bullet"/>
      <w:lvlText w:val="•"/>
      <w:lvlJc w:val="left"/>
      <w:pPr>
        <w:ind w:left="360" w:hanging="360"/>
      </w:p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1" w15:restartNumberingAfterBreak="0">
    <w:nsid w:val="37323EEA"/>
    <w:multiLevelType w:val="hybridMultilevel"/>
    <w:tmpl w:val="B540F2A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2" w15:restartNumberingAfterBreak="0">
    <w:nsid w:val="3DC31534"/>
    <w:multiLevelType w:val="hybridMultilevel"/>
    <w:tmpl w:val="47C00E48"/>
    <w:lvl w:ilvl="0" w:tplc="5D32C492">
      <w:start w:val="1"/>
      <w:numFmt w:val="bullet"/>
      <w:lvlText w:val="•"/>
      <w:lvlJc w:val="left"/>
      <w:pPr>
        <w:ind w:left="360" w:hanging="360"/>
      </w:p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3" w15:restartNumberingAfterBreak="0">
    <w:nsid w:val="47344ABF"/>
    <w:multiLevelType w:val="hybridMultilevel"/>
    <w:tmpl w:val="A1BC3BC0"/>
    <w:lvl w:ilvl="0" w:tplc="5D32C492">
      <w:start w:val="1"/>
      <w:numFmt w:val="bullet"/>
      <w:lvlText w:val="•"/>
      <w:lvlJc w:val="left"/>
      <w:pPr>
        <w:ind w:left="360" w:hanging="360"/>
      </w:p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4" w15:restartNumberingAfterBreak="0">
    <w:nsid w:val="56F67142"/>
    <w:multiLevelType w:val="hybridMultilevel"/>
    <w:tmpl w:val="7714AE54"/>
    <w:lvl w:ilvl="0" w:tplc="5D32C492">
      <w:start w:val="1"/>
      <w:numFmt w:val="bullet"/>
      <w:lvlText w:val="•"/>
      <w:lvlJc w:val="left"/>
      <w:pPr>
        <w:ind w:left="360" w:hanging="360"/>
      </w:p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5" w15:restartNumberingAfterBreak="0">
    <w:nsid w:val="5B7D1608"/>
    <w:multiLevelType w:val="hybridMultilevel"/>
    <w:tmpl w:val="EE8AD7EA"/>
    <w:lvl w:ilvl="0" w:tplc="5D32C492">
      <w:start w:val="1"/>
      <w:numFmt w:val="bullet"/>
      <w:lvlText w:val="•"/>
      <w:lvlJc w:val="left"/>
      <w:pPr>
        <w:ind w:left="720" w:hanging="360"/>
      </w:p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5C5A2F45"/>
    <w:multiLevelType w:val="hybridMultilevel"/>
    <w:tmpl w:val="5C6AA8FE"/>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7" w15:restartNumberingAfterBreak="0">
    <w:nsid w:val="5C853266"/>
    <w:multiLevelType w:val="hybridMultilevel"/>
    <w:tmpl w:val="4D342E8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8" w15:restartNumberingAfterBreak="0">
    <w:nsid w:val="5F284D30"/>
    <w:multiLevelType w:val="hybridMultilevel"/>
    <w:tmpl w:val="C598D9D6"/>
    <w:lvl w:ilvl="0" w:tplc="5D32C492">
      <w:start w:val="1"/>
      <w:numFmt w:val="bullet"/>
      <w:lvlText w:val="•"/>
      <w:lvlJc w:val="left"/>
      <w:pPr>
        <w:ind w:left="360" w:hanging="360"/>
      </w:p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9" w15:restartNumberingAfterBreak="0">
    <w:nsid w:val="61721B71"/>
    <w:multiLevelType w:val="hybridMultilevel"/>
    <w:tmpl w:val="F15AC44E"/>
    <w:lvl w:ilvl="0" w:tplc="5D32C492">
      <w:start w:val="1"/>
      <w:numFmt w:val="bullet"/>
      <w:lvlText w:val="•"/>
      <w:lvlJc w:val="left"/>
      <w:pPr>
        <w:ind w:left="720" w:hanging="360"/>
      </w:p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618F0045"/>
    <w:multiLevelType w:val="hybridMultilevel"/>
    <w:tmpl w:val="1F0C9B3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1" w15:restartNumberingAfterBreak="0">
    <w:nsid w:val="674D35B9"/>
    <w:multiLevelType w:val="hybridMultilevel"/>
    <w:tmpl w:val="78DADAB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2" w15:restartNumberingAfterBreak="0">
    <w:nsid w:val="680013DF"/>
    <w:multiLevelType w:val="hybridMultilevel"/>
    <w:tmpl w:val="E858FEE2"/>
    <w:lvl w:ilvl="0" w:tplc="5D32C492">
      <w:start w:val="1"/>
      <w:numFmt w:val="bullet"/>
      <w:lvlText w:val="•"/>
      <w:lvlJc w:val="left"/>
      <w:pPr>
        <w:ind w:left="360" w:hanging="360"/>
      </w:p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3" w15:restartNumberingAfterBreak="0">
    <w:nsid w:val="6B487538"/>
    <w:multiLevelType w:val="hybridMultilevel"/>
    <w:tmpl w:val="8662C71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4" w15:restartNumberingAfterBreak="0">
    <w:nsid w:val="6CE422AA"/>
    <w:multiLevelType w:val="hybridMultilevel"/>
    <w:tmpl w:val="1B587404"/>
    <w:lvl w:ilvl="0" w:tplc="5D32C492">
      <w:start w:val="1"/>
      <w:numFmt w:val="bullet"/>
      <w:lvlText w:val="•"/>
      <w:lvlJc w:val="left"/>
      <w:pPr>
        <w:ind w:left="360" w:hanging="360"/>
      </w:p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5" w15:restartNumberingAfterBreak="0">
    <w:nsid w:val="765E3D4B"/>
    <w:multiLevelType w:val="hybridMultilevel"/>
    <w:tmpl w:val="61020C1E"/>
    <w:lvl w:ilvl="0" w:tplc="5D32C492">
      <w:start w:val="1"/>
      <w:numFmt w:val="bullet"/>
      <w:lvlText w:val="•"/>
      <w:lvlJc w:val="left"/>
      <w:pPr>
        <w:ind w:left="720" w:hanging="360"/>
      </w:pPr>
    </w:lvl>
    <w:lvl w:ilvl="1" w:tplc="8E6080C2">
      <w:numFmt w:val="decimal"/>
      <w:lvlText w:val=""/>
      <w:lvlJc w:val="left"/>
    </w:lvl>
    <w:lvl w:ilvl="2" w:tplc="1D886250">
      <w:numFmt w:val="decimal"/>
      <w:lvlText w:val=""/>
      <w:lvlJc w:val="left"/>
    </w:lvl>
    <w:lvl w:ilvl="3" w:tplc="FFC0EEBA">
      <w:numFmt w:val="decimal"/>
      <w:lvlText w:val=""/>
      <w:lvlJc w:val="left"/>
    </w:lvl>
    <w:lvl w:ilvl="4" w:tplc="11A41536">
      <w:numFmt w:val="decimal"/>
      <w:lvlText w:val=""/>
      <w:lvlJc w:val="left"/>
    </w:lvl>
    <w:lvl w:ilvl="5" w:tplc="3FEEF14C">
      <w:numFmt w:val="decimal"/>
      <w:lvlText w:val=""/>
      <w:lvlJc w:val="left"/>
    </w:lvl>
    <w:lvl w:ilvl="6" w:tplc="98D6BEAA">
      <w:numFmt w:val="decimal"/>
      <w:lvlText w:val=""/>
      <w:lvlJc w:val="left"/>
    </w:lvl>
    <w:lvl w:ilvl="7" w:tplc="149CEE2E">
      <w:numFmt w:val="decimal"/>
      <w:lvlText w:val=""/>
      <w:lvlJc w:val="left"/>
    </w:lvl>
    <w:lvl w:ilvl="8" w:tplc="FE849280">
      <w:numFmt w:val="decimal"/>
      <w:lvlText w:val=""/>
      <w:lvlJc w:val="left"/>
    </w:lvl>
  </w:abstractNum>
  <w:abstractNum w:abstractNumId="26" w15:restartNumberingAfterBreak="0">
    <w:nsid w:val="7FE535ED"/>
    <w:multiLevelType w:val="hybridMultilevel"/>
    <w:tmpl w:val="070A831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16cid:durableId="603272328">
    <w:abstractNumId w:val="3"/>
    <w:lvlOverride w:ilvl="0">
      <w:startOverride w:val="1"/>
    </w:lvlOverride>
  </w:num>
  <w:num w:numId="2" w16cid:durableId="936787369">
    <w:abstractNumId w:val="25"/>
    <w:lvlOverride w:ilvl="0">
      <w:startOverride w:val="1"/>
    </w:lvlOverride>
  </w:num>
  <w:num w:numId="3" w16cid:durableId="496043030">
    <w:abstractNumId w:val="16"/>
  </w:num>
  <w:num w:numId="4" w16cid:durableId="1176384251">
    <w:abstractNumId w:val="25"/>
  </w:num>
  <w:num w:numId="5" w16cid:durableId="30345454">
    <w:abstractNumId w:val="8"/>
  </w:num>
  <w:num w:numId="6" w16cid:durableId="1926913210">
    <w:abstractNumId w:val="5"/>
  </w:num>
  <w:num w:numId="7" w16cid:durableId="1149980319">
    <w:abstractNumId w:val="20"/>
  </w:num>
  <w:num w:numId="8" w16cid:durableId="1542865666">
    <w:abstractNumId w:val="17"/>
  </w:num>
  <w:num w:numId="9" w16cid:durableId="1355688051">
    <w:abstractNumId w:val="2"/>
  </w:num>
  <w:num w:numId="10" w16cid:durableId="1261719451">
    <w:abstractNumId w:val="7"/>
  </w:num>
  <w:num w:numId="11" w16cid:durableId="1999309683">
    <w:abstractNumId w:val="23"/>
  </w:num>
  <w:num w:numId="12" w16cid:durableId="695275977">
    <w:abstractNumId w:val="26"/>
  </w:num>
  <w:num w:numId="13" w16cid:durableId="1669820742">
    <w:abstractNumId w:val="21"/>
  </w:num>
  <w:num w:numId="14" w16cid:durableId="217598681">
    <w:abstractNumId w:val="11"/>
  </w:num>
  <w:num w:numId="15" w16cid:durableId="502934448">
    <w:abstractNumId w:val="6"/>
  </w:num>
  <w:num w:numId="16" w16cid:durableId="249892803">
    <w:abstractNumId w:val="15"/>
  </w:num>
  <w:num w:numId="17" w16cid:durableId="1640647714">
    <w:abstractNumId w:val="1"/>
  </w:num>
  <w:num w:numId="18" w16cid:durableId="2128811969">
    <w:abstractNumId w:val="24"/>
  </w:num>
  <w:num w:numId="19" w16cid:durableId="301160814">
    <w:abstractNumId w:val="4"/>
  </w:num>
  <w:num w:numId="20" w16cid:durableId="607585054">
    <w:abstractNumId w:val="12"/>
  </w:num>
  <w:num w:numId="21" w16cid:durableId="1338075622">
    <w:abstractNumId w:val="22"/>
  </w:num>
  <w:num w:numId="22" w16cid:durableId="277762664">
    <w:abstractNumId w:val="10"/>
  </w:num>
  <w:num w:numId="23" w16cid:durableId="943462095">
    <w:abstractNumId w:val="13"/>
  </w:num>
  <w:num w:numId="24" w16cid:durableId="1397702402">
    <w:abstractNumId w:val="0"/>
  </w:num>
  <w:num w:numId="25" w16cid:durableId="1185899030">
    <w:abstractNumId w:val="9"/>
  </w:num>
  <w:num w:numId="26" w16cid:durableId="492573342">
    <w:abstractNumId w:val="19"/>
  </w:num>
  <w:num w:numId="27" w16cid:durableId="1181504749">
    <w:abstractNumId w:val="14"/>
  </w:num>
  <w:num w:numId="28" w16cid:durableId="257952974">
    <w:abstractNumId w:val="18"/>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Brian Hagerty">
    <w15:presenceInfo w15:providerId="AD" w15:userId="S::bhagerty@pivotinteriors.com::e2ae3756-555f-41a5-accf-58a0f932d4c7"/>
  </w15:person>
  <w15:person w15:author="Marcus Dallacqua">
    <w15:presenceInfo w15:providerId="AD" w15:userId="S::marcus.dallacqua_getgsi.com#ext#@pivotinteriors.onmicrosoft.com::6ccb6b14-11a3-4c5d-ba25-0fe31728d539"/>
  </w15:person>
  <w15:person w15:author="Debbie Herbert">
    <w15:presenceInfo w15:providerId="AD" w15:userId="S::debbie.herbert@getgsi.com::798e9ea5-2f27-44eb-bc83-0a21bdecf4ba"/>
  </w15:person>
  <w15:person w15:author="Marie Guerrero">
    <w15:presenceInfo w15:providerId="AD" w15:userId="S::mguerrero@pivotinteriors.com::18a09bea-4c67-4cd4-bb09-f9cd84d7cbd6"/>
  </w15:person>
  <w15:person w15:author="Gary Strickland">
    <w15:presenceInfo w15:providerId="AD" w15:userId="S::gary.strickland@getgsi.com::c531d06c-9e21-46fe-9549-e4348db6d13b"/>
  </w15:person>
  <w15:person w15:author="Sandra Rudloff">
    <w15:presenceInfo w15:providerId="AD" w15:userId="S::srudloff@pivotinteriors.com::9cf714b4-f09e-4f93-a0d9-8a2a0d2f3e11"/>
  </w15:person>
  <w15:person w15:author="Amanda Beaudin">
    <w15:presenceInfo w15:providerId="AD" w15:userId="S::abeaudin@pivotinteriors.com::a0d865d6-fe19-4370-b620-5eb0631f80e2"/>
  </w15:person>
  <w15:person w15:author="Chris Trumble">
    <w15:presenceInfo w15:providerId="AD" w15:userId="S::chris.trumble_getgsi.com#ext#@pivotinteriors.onmicrosoft.com::ec44e8d5-c767-40ea-b594-26c416fff508"/>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A1A62"/>
    <w:rsid w:val="00000080"/>
    <w:rsid w:val="000057E0"/>
    <w:rsid w:val="00010829"/>
    <w:rsid w:val="0001268F"/>
    <w:rsid w:val="00016300"/>
    <w:rsid w:val="00020D2A"/>
    <w:rsid w:val="00025504"/>
    <w:rsid w:val="000256F5"/>
    <w:rsid w:val="0002664E"/>
    <w:rsid w:val="00030997"/>
    <w:rsid w:val="00030D8C"/>
    <w:rsid w:val="00034DC9"/>
    <w:rsid w:val="00045680"/>
    <w:rsid w:val="00052AE5"/>
    <w:rsid w:val="00052E62"/>
    <w:rsid w:val="00057862"/>
    <w:rsid w:val="00061742"/>
    <w:rsid w:val="00067895"/>
    <w:rsid w:val="00077811"/>
    <w:rsid w:val="0008165F"/>
    <w:rsid w:val="00082BB4"/>
    <w:rsid w:val="00082F1F"/>
    <w:rsid w:val="000847B2"/>
    <w:rsid w:val="00084CCC"/>
    <w:rsid w:val="00085D7D"/>
    <w:rsid w:val="000913F4"/>
    <w:rsid w:val="000A21D3"/>
    <w:rsid w:val="000A3851"/>
    <w:rsid w:val="000A7E3D"/>
    <w:rsid w:val="000B0CA9"/>
    <w:rsid w:val="000B3CFD"/>
    <w:rsid w:val="000B5BC3"/>
    <w:rsid w:val="000B6423"/>
    <w:rsid w:val="000B6D48"/>
    <w:rsid w:val="000D1257"/>
    <w:rsid w:val="000D24CA"/>
    <w:rsid w:val="000E320B"/>
    <w:rsid w:val="000F0568"/>
    <w:rsid w:val="000F1278"/>
    <w:rsid w:val="000F6346"/>
    <w:rsid w:val="001038D7"/>
    <w:rsid w:val="00105403"/>
    <w:rsid w:val="0011572E"/>
    <w:rsid w:val="0012019B"/>
    <w:rsid w:val="0012271A"/>
    <w:rsid w:val="001233C3"/>
    <w:rsid w:val="0012547F"/>
    <w:rsid w:val="00137E95"/>
    <w:rsid w:val="00140B9F"/>
    <w:rsid w:val="00160B86"/>
    <w:rsid w:val="00162779"/>
    <w:rsid w:val="00163C74"/>
    <w:rsid w:val="00164074"/>
    <w:rsid w:val="001657B4"/>
    <w:rsid w:val="00165C94"/>
    <w:rsid w:val="001739EE"/>
    <w:rsid w:val="00181EA3"/>
    <w:rsid w:val="00183EFE"/>
    <w:rsid w:val="00184AA8"/>
    <w:rsid w:val="00186253"/>
    <w:rsid w:val="001912A5"/>
    <w:rsid w:val="00191F01"/>
    <w:rsid w:val="001951CA"/>
    <w:rsid w:val="00195F31"/>
    <w:rsid w:val="001A1D65"/>
    <w:rsid w:val="001A1EA0"/>
    <w:rsid w:val="001A2B19"/>
    <w:rsid w:val="001A6924"/>
    <w:rsid w:val="001A74D8"/>
    <w:rsid w:val="001A7BB6"/>
    <w:rsid w:val="001B3F1F"/>
    <w:rsid w:val="001C1851"/>
    <w:rsid w:val="001C6023"/>
    <w:rsid w:val="001D3A7D"/>
    <w:rsid w:val="001D602A"/>
    <w:rsid w:val="001D60C4"/>
    <w:rsid w:val="001F3C98"/>
    <w:rsid w:val="002019FE"/>
    <w:rsid w:val="00201E00"/>
    <w:rsid w:val="002024E5"/>
    <w:rsid w:val="00205051"/>
    <w:rsid w:val="002068B5"/>
    <w:rsid w:val="00215768"/>
    <w:rsid w:val="0021605E"/>
    <w:rsid w:val="00216742"/>
    <w:rsid w:val="00217750"/>
    <w:rsid w:val="002207BB"/>
    <w:rsid w:val="002255A4"/>
    <w:rsid w:val="00227481"/>
    <w:rsid w:val="00235873"/>
    <w:rsid w:val="00240FC0"/>
    <w:rsid w:val="0024393B"/>
    <w:rsid w:val="002456CA"/>
    <w:rsid w:val="00246B82"/>
    <w:rsid w:val="00251424"/>
    <w:rsid w:val="002574DA"/>
    <w:rsid w:val="00257C1A"/>
    <w:rsid w:val="00257F17"/>
    <w:rsid w:val="0026187E"/>
    <w:rsid w:val="00261A6D"/>
    <w:rsid w:val="002646E9"/>
    <w:rsid w:val="00265CC2"/>
    <w:rsid w:val="0027052A"/>
    <w:rsid w:val="0027208B"/>
    <w:rsid w:val="002764B0"/>
    <w:rsid w:val="00283820"/>
    <w:rsid w:val="00286B33"/>
    <w:rsid w:val="00290E3A"/>
    <w:rsid w:val="00296B1E"/>
    <w:rsid w:val="00297118"/>
    <w:rsid w:val="002A1663"/>
    <w:rsid w:val="002A210F"/>
    <w:rsid w:val="002A3CAD"/>
    <w:rsid w:val="002B48D3"/>
    <w:rsid w:val="002B6C07"/>
    <w:rsid w:val="002C3AAF"/>
    <w:rsid w:val="002D374F"/>
    <w:rsid w:val="002D3F9D"/>
    <w:rsid w:val="002D50D8"/>
    <w:rsid w:val="002E052E"/>
    <w:rsid w:val="00304210"/>
    <w:rsid w:val="00305ACA"/>
    <w:rsid w:val="003152E8"/>
    <w:rsid w:val="00320F1E"/>
    <w:rsid w:val="00336AC7"/>
    <w:rsid w:val="003628DC"/>
    <w:rsid w:val="003643AA"/>
    <w:rsid w:val="00364988"/>
    <w:rsid w:val="00366037"/>
    <w:rsid w:val="00371212"/>
    <w:rsid w:val="00371451"/>
    <w:rsid w:val="00375465"/>
    <w:rsid w:val="003A0FEE"/>
    <w:rsid w:val="003A6F0A"/>
    <w:rsid w:val="003A767D"/>
    <w:rsid w:val="003B23EF"/>
    <w:rsid w:val="003B4B23"/>
    <w:rsid w:val="003B7CAA"/>
    <w:rsid w:val="003C1A9D"/>
    <w:rsid w:val="003C1DEF"/>
    <w:rsid w:val="003C2838"/>
    <w:rsid w:val="003C4ED0"/>
    <w:rsid w:val="003C5245"/>
    <w:rsid w:val="003C686A"/>
    <w:rsid w:val="003C6889"/>
    <w:rsid w:val="003C765B"/>
    <w:rsid w:val="003D178A"/>
    <w:rsid w:val="003D6099"/>
    <w:rsid w:val="003D7DB4"/>
    <w:rsid w:val="003E7102"/>
    <w:rsid w:val="003EA91F"/>
    <w:rsid w:val="003F0435"/>
    <w:rsid w:val="003F1E4B"/>
    <w:rsid w:val="003F368B"/>
    <w:rsid w:val="003F5713"/>
    <w:rsid w:val="00405743"/>
    <w:rsid w:val="00406EB7"/>
    <w:rsid w:val="0040790B"/>
    <w:rsid w:val="00410CB4"/>
    <w:rsid w:val="00413666"/>
    <w:rsid w:val="00413690"/>
    <w:rsid w:val="00416192"/>
    <w:rsid w:val="00420DE1"/>
    <w:rsid w:val="00420EF0"/>
    <w:rsid w:val="004269C0"/>
    <w:rsid w:val="0043118B"/>
    <w:rsid w:val="00440322"/>
    <w:rsid w:val="00453031"/>
    <w:rsid w:val="00455505"/>
    <w:rsid w:val="00457A31"/>
    <w:rsid w:val="00462D0B"/>
    <w:rsid w:val="00464039"/>
    <w:rsid w:val="004642CC"/>
    <w:rsid w:val="00464AAB"/>
    <w:rsid w:val="0046634A"/>
    <w:rsid w:val="004704E4"/>
    <w:rsid w:val="0047776C"/>
    <w:rsid w:val="00477E2B"/>
    <w:rsid w:val="00482EF6"/>
    <w:rsid w:val="004847E7"/>
    <w:rsid w:val="0048496D"/>
    <w:rsid w:val="00486940"/>
    <w:rsid w:val="00486F94"/>
    <w:rsid w:val="00490107"/>
    <w:rsid w:val="004A2DB7"/>
    <w:rsid w:val="004A3056"/>
    <w:rsid w:val="004A39E4"/>
    <w:rsid w:val="004A4CD5"/>
    <w:rsid w:val="004B4388"/>
    <w:rsid w:val="004B482C"/>
    <w:rsid w:val="004C0D3B"/>
    <w:rsid w:val="004C443F"/>
    <w:rsid w:val="004C57C8"/>
    <w:rsid w:val="004C5D91"/>
    <w:rsid w:val="004D0C13"/>
    <w:rsid w:val="004D1D7D"/>
    <w:rsid w:val="004D6070"/>
    <w:rsid w:val="004E384E"/>
    <w:rsid w:val="004E6833"/>
    <w:rsid w:val="004E6BD4"/>
    <w:rsid w:val="004F4672"/>
    <w:rsid w:val="004F5138"/>
    <w:rsid w:val="004F51FD"/>
    <w:rsid w:val="00500FE3"/>
    <w:rsid w:val="00501E5D"/>
    <w:rsid w:val="00510AAF"/>
    <w:rsid w:val="00510B71"/>
    <w:rsid w:val="005349B8"/>
    <w:rsid w:val="005364F3"/>
    <w:rsid w:val="00542DA4"/>
    <w:rsid w:val="00552470"/>
    <w:rsid w:val="005559A6"/>
    <w:rsid w:val="005601E1"/>
    <w:rsid w:val="00562CE7"/>
    <w:rsid w:val="00571103"/>
    <w:rsid w:val="00572756"/>
    <w:rsid w:val="005743E2"/>
    <w:rsid w:val="005B03A0"/>
    <w:rsid w:val="005B0B9B"/>
    <w:rsid w:val="005B0BD5"/>
    <w:rsid w:val="005B330E"/>
    <w:rsid w:val="005B3427"/>
    <w:rsid w:val="005B3DDB"/>
    <w:rsid w:val="005B461B"/>
    <w:rsid w:val="005C2483"/>
    <w:rsid w:val="005C50F5"/>
    <w:rsid w:val="005D56D8"/>
    <w:rsid w:val="005E1740"/>
    <w:rsid w:val="005F1C99"/>
    <w:rsid w:val="005F2C06"/>
    <w:rsid w:val="005F2F10"/>
    <w:rsid w:val="005F7840"/>
    <w:rsid w:val="006104B7"/>
    <w:rsid w:val="00610E0C"/>
    <w:rsid w:val="00616191"/>
    <w:rsid w:val="006169F2"/>
    <w:rsid w:val="00617430"/>
    <w:rsid w:val="00620548"/>
    <w:rsid w:val="00622129"/>
    <w:rsid w:val="00622EFA"/>
    <w:rsid w:val="00623EF3"/>
    <w:rsid w:val="00632AA4"/>
    <w:rsid w:val="00644566"/>
    <w:rsid w:val="00654365"/>
    <w:rsid w:val="0065455C"/>
    <w:rsid w:val="0065519C"/>
    <w:rsid w:val="00663D39"/>
    <w:rsid w:val="00667943"/>
    <w:rsid w:val="00672B4E"/>
    <w:rsid w:val="00680EE9"/>
    <w:rsid w:val="00681CDF"/>
    <w:rsid w:val="006835B6"/>
    <w:rsid w:val="006920DC"/>
    <w:rsid w:val="00695113"/>
    <w:rsid w:val="006976C6"/>
    <w:rsid w:val="006A5427"/>
    <w:rsid w:val="006B2315"/>
    <w:rsid w:val="006B2E15"/>
    <w:rsid w:val="006B352D"/>
    <w:rsid w:val="006B548E"/>
    <w:rsid w:val="006C0500"/>
    <w:rsid w:val="006D571E"/>
    <w:rsid w:val="006D6896"/>
    <w:rsid w:val="006E1309"/>
    <w:rsid w:val="006E3E78"/>
    <w:rsid w:val="006F2ACC"/>
    <w:rsid w:val="006F3512"/>
    <w:rsid w:val="006F3B6F"/>
    <w:rsid w:val="006F3EF6"/>
    <w:rsid w:val="006F40F8"/>
    <w:rsid w:val="00705300"/>
    <w:rsid w:val="00711E64"/>
    <w:rsid w:val="007120B6"/>
    <w:rsid w:val="007167FA"/>
    <w:rsid w:val="00717103"/>
    <w:rsid w:val="00717F45"/>
    <w:rsid w:val="00726E28"/>
    <w:rsid w:val="0073211C"/>
    <w:rsid w:val="00732142"/>
    <w:rsid w:val="00733AA6"/>
    <w:rsid w:val="0073563A"/>
    <w:rsid w:val="00737348"/>
    <w:rsid w:val="007415AB"/>
    <w:rsid w:val="00751A8D"/>
    <w:rsid w:val="0075547C"/>
    <w:rsid w:val="007557EC"/>
    <w:rsid w:val="00756EA4"/>
    <w:rsid w:val="0076589F"/>
    <w:rsid w:val="00766B80"/>
    <w:rsid w:val="007679A6"/>
    <w:rsid w:val="0077216F"/>
    <w:rsid w:val="007812B8"/>
    <w:rsid w:val="0079277A"/>
    <w:rsid w:val="00795BD8"/>
    <w:rsid w:val="0079721A"/>
    <w:rsid w:val="007A35DF"/>
    <w:rsid w:val="007A7166"/>
    <w:rsid w:val="007A7178"/>
    <w:rsid w:val="007B39DA"/>
    <w:rsid w:val="007B3AA6"/>
    <w:rsid w:val="007B4D4C"/>
    <w:rsid w:val="007C1622"/>
    <w:rsid w:val="007C51D6"/>
    <w:rsid w:val="007E6FBB"/>
    <w:rsid w:val="007F0ACF"/>
    <w:rsid w:val="007F55BC"/>
    <w:rsid w:val="00801783"/>
    <w:rsid w:val="00807A6C"/>
    <w:rsid w:val="008266DF"/>
    <w:rsid w:val="0083774D"/>
    <w:rsid w:val="00845822"/>
    <w:rsid w:val="008478F7"/>
    <w:rsid w:val="00850A97"/>
    <w:rsid w:val="008524D8"/>
    <w:rsid w:val="008525B5"/>
    <w:rsid w:val="008773B6"/>
    <w:rsid w:val="0088054F"/>
    <w:rsid w:val="00891F10"/>
    <w:rsid w:val="00893C1D"/>
    <w:rsid w:val="00893C7D"/>
    <w:rsid w:val="00896BD5"/>
    <w:rsid w:val="008A122B"/>
    <w:rsid w:val="008A19B9"/>
    <w:rsid w:val="008A24A7"/>
    <w:rsid w:val="008A631F"/>
    <w:rsid w:val="008A65FA"/>
    <w:rsid w:val="008B2A96"/>
    <w:rsid w:val="008B2B59"/>
    <w:rsid w:val="008B5237"/>
    <w:rsid w:val="008C33DD"/>
    <w:rsid w:val="008C4598"/>
    <w:rsid w:val="008C7046"/>
    <w:rsid w:val="008D7748"/>
    <w:rsid w:val="008E632E"/>
    <w:rsid w:val="0090342B"/>
    <w:rsid w:val="009036B9"/>
    <w:rsid w:val="00905EF9"/>
    <w:rsid w:val="00906374"/>
    <w:rsid w:val="009102B4"/>
    <w:rsid w:val="00913563"/>
    <w:rsid w:val="00917803"/>
    <w:rsid w:val="009221FE"/>
    <w:rsid w:val="00924D42"/>
    <w:rsid w:val="0093147E"/>
    <w:rsid w:val="00931A05"/>
    <w:rsid w:val="009326EA"/>
    <w:rsid w:val="00932B7D"/>
    <w:rsid w:val="00932E89"/>
    <w:rsid w:val="0093317D"/>
    <w:rsid w:val="00933A84"/>
    <w:rsid w:val="0093467E"/>
    <w:rsid w:val="0094421E"/>
    <w:rsid w:val="00945C1D"/>
    <w:rsid w:val="00945EE7"/>
    <w:rsid w:val="009503A6"/>
    <w:rsid w:val="00960FAE"/>
    <w:rsid w:val="00971CB4"/>
    <w:rsid w:val="00985A71"/>
    <w:rsid w:val="00991902"/>
    <w:rsid w:val="00991EC1"/>
    <w:rsid w:val="009C1DCA"/>
    <w:rsid w:val="009C39E8"/>
    <w:rsid w:val="009C5524"/>
    <w:rsid w:val="009C5E18"/>
    <w:rsid w:val="009C6EEA"/>
    <w:rsid w:val="009D2042"/>
    <w:rsid w:val="009D53F9"/>
    <w:rsid w:val="009E14BA"/>
    <w:rsid w:val="009E2112"/>
    <w:rsid w:val="009E551D"/>
    <w:rsid w:val="009E5AD4"/>
    <w:rsid w:val="009E6719"/>
    <w:rsid w:val="009F39FF"/>
    <w:rsid w:val="00A01E18"/>
    <w:rsid w:val="00A078E8"/>
    <w:rsid w:val="00A10B62"/>
    <w:rsid w:val="00A12FF7"/>
    <w:rsid w:val="00A14AB5"/>
    <w:rsid w:val="00A20E9C"/>
    <w:rsid w:val="00A24E52"/>
    <w:rsid w:val="00A261DF"/>
    <w:rsid w:val="00A26D3B"/>
    <w:rsid w:val="00A305B2"/>
    <w:rsid w:val="00A32A41"/>
    <w:rsid w:val="00A376DB"/>
    <w:rsid w:val="00A37DAD"/>
    <w:rsid w:val="00A52DFB"/>
    <w:rsid w:val="00A61376"/>
    <w:rsid w:val="00A62634"/>
    <w:rsid w:val="00A70BC5"/>
    <w:rsid w:val="00A75E6C"/>
    <w:rsid w:val="00A86EB3"/>
    <w:rsid w:val="00AA12FD"/>
    <w:rsid w:val="00AA1752"/>
    <w:rsid w:val="00AA4E07"/>
    <w:rsid w:val="00AA7770"/>
    <w:rsid w:val="00AA7C07"/>
    <w:rsid w:val="00AB7F13"/>
    <w:rsid w:val="00AC1D67"/>
    <w:rsid w:val="00AC76B6"/>
    <w:rsid w:val="00AD4B27"/>
    <w:rsid w:val="00AD624A"/>
    <w:rsid w:val="00AE1940"/>
    <w:rsid w:val="00AF32ED"/>
    <w:rsid w:val="00B04E75"/>
    <w:rsid w:val="00B12CF5"/>
    <w:rsid w:val="00B16144"/>
    <w:rsid w:val="00B20D94"/>
    <w:rsid w:val="00B22E15"/>
    <w:rsid w:val="00B236F2"/>
    <w:rsid w:val="00B254D7"/>
    <w:rsid w:val="00B26E64"/>
    <w:rsid w:val="00B332B3"/>
    <w:rsid w:val="00B367D9"/>
    <w:rsid w:val="00B41E21"/>
    <w:rsid w:val="00B43498"/>
    <w:rsid w:val="00B5096C"/>
    <w:rsid w:val="00B57B87"/>
    <w:rsid w:val="00B63E22"/>
    <w:rsid w:val="00B662AE"/>
    <w:rsid w:val="00B67235"/>
    <w:rsid w:val="00B74D9D"/>
    <w:rsid w:val="00B75EFC"/>
    <w:rsid w:val="00B92A93"/>
    <w:rsid w:val="00B956AA"/>
    <w:rsid w:val="00B96738"/>
    <w:rsid w:val="00BA0CEF"/>
    <w:rsid w:val="00BA1A62"/>
    <w:rsid w:val="00BA2451"/>
    <w:rsid w:val="00BA3B77"/>
    <w:rsid w:val="00BB2DB0"/>
    <w:rsid w:val="00BB3747"/>
    <w:rsid w:val="00BB599E"/>
    <w:rsid w:val="00BD547C"/>
    <w:rsid w:val="00BF2AD0"/>
    <w:rsid w:val="00BF43C0"/>
    <w:rsid w:val="00BF745A"/>
    <w:rsid w:val="00BF74A2"/>
    <w:rsid w:val="00C06103"/>
    <w:rsid w:val="00C165B8"/>
    <w:rsid w:val="00C27FEC"/>
    <w:rsid w:val="00C30942"/>
    <w:rsid w:val="00C340FE"/>
    <w:rsid w:val="00C524B8"/>
    <w:rsid w:val="00C52E83"/>
    <w:rsid w:val="00C567F6"/>
    <w:rsid w:val="00C6197A"/>
    <w:rsid w:val="00C6280D"/>
    <w:rsid w:val="00C65AB9"/>
    <w:rsid w:val="00C94462"/>
    <w:rsid w:val="00C971F2"/>
    <w:rsid w:val="00CA2FBA"/>
    <w:rsid w:val="00CA5ACC"/>
    <w:rsid w:val="00CB1555"/>
    <w:rsid w:val="00CC7FD6"/>
    <w:rsid w:val="00CD520B"/>
    <w:rsid w:val="00CE4984"/>
    <w:rsid w:val="00CF7F85"/>
    <w:rsid w:val="00D11BFB"/>
    <w:rsid w:val="00D137FC"/>
    <w:rsid w:val="00D15584"/>
    <w:rsid w:val="00D24656"/>
    <w:rsid w:val="00D25A87"/>
    <w:rsid w:val="00D30820"/>
    <w:rsid w:val="00D335CF"/>
    <w:rsid w:val="00D406E8"/>
    <w:rsid w:val="00D42439"/>
    <w:rsid w:val="00D461EC"/>
    <w:rsid w:val="00D5655A"/>
    <w:rsid w:val="00D6022B"/>
    <w:rsid w:val="00D64C1D"/>
    <w:rsid w:val="00D65FC6"/>
    <w:rsid w:val="00D803BD"/>
    <w:rsid w:val="00D82F2A"/>
    <w:rsid w:val="00D842D3"/>
    <w:rsid w:val="00D8440B"/>
    <w:rsid w:val="00D84BEC"/>
    <w:rsid w:val="00D87DC8"/>
    <w:rsid w:val="00D90105"/>
    <w:rsid w:val="00D93511"/>
    <w:rsid w:val="00DA7E25"/>
    <w:rsid w:val="00DC04B6"/>
    <w:rsid w:val="00DC1376"/>
    <w:rsid w:val="00DC3177"/>
    <w:rsid w:val="00DC33D9"/>
    <w:rsid w:val="00DD13E7"/>
    <w:rsid w:val="00DE420D"/>
    <w:rsid w:val="00DE60B5"/>
    <w:rsid w:val="00DE777B"/>
    <w:rsid w:val="00DF4AF2"/>
    <w:rsid w:val="00E019DB"/>
    <w:rsid w:val="00E036EF"/>
    <w:rsid w:val="00E041C0"/>
    <w:rsid w:val="00E11DA2"/>
    <w:rsid w:val="00E26B9A"/>
    <w:rsid w:val="00E33BC1"/>
    <w:rsid w:val="00E440C5"/>
    <w:rsid w:val="00E47E25"/>
    <w:rsid w:val="00E508BE"/>
    <w:rsid w:val="00E52B92"/>
    <w:rsid w:val="00E53E1D"/>
    <w:rsid w:val="00E57215"/>
    <w:rsid w:val="00E63810"/>
    <w:rsid w:val="00E63AAB"/>
    <w:rsid w:val="00E641CE"/>
    <w:rsid w:val="00E659AF"/>
    <w:rsid w:val="00E718BC"/>
    <w:rsid w:val="00E86C51"/>
    <w:rsid w:val="00E90505"/>
    <w:rsid w:val="00E91E90"/>
    <w:rsid w:val="00E9213A"/>
    <w:rsid w:val="00EC18EA"/>
    <w:rsid w:val="00EC34D2"/>
    <w:rsid w:val="00EC5FAA"/>
    <w:rsid w:val="00EC7BD1"/>
    <w:rsid w:val="00ED35B6"/>
    <w:rsid w:val="00EE67C0"/>
    <w:rsid w:val="00EE77D9"/>
    <w:rsid w:val="00EF2AA8"/>
    <w:rsid w:val="00EF5C76"/>
    <w:rsid w:val="00F02BF1"/>
    <w:rsid w:val="00F12CA0"/>
    <w:rsid w:val="00F14E9C"/>
    <w:rsid w:val="00F153C9"/>
    <w:rsid w:val="00F25809"/>
    <w:rsid w:val="00F26F10"/>
    <w:rsid w:val="00F359F6"/>
    <w:rsid w:val="00F362A2"/>
    <w:rsid w:val="00F53295"/>
    <w:rsid w:val="00F57B5E"/>
    <w:rsid w:val="00F60EFC"/>
    <w:rsid w:val="00F62814"/>
    <w:rsid w:val="00F64031"/>
    <w:rsid w:val="00F71B22"/>
    <w:rsid w:val="00F7637D"/>
    <w:rsid w:val="00F845D1"/>
    <w:rsid w:val="00F86287"/>
    <w:rsid w:val="00F9672C"/>
    <w:rsid w:val="00FA4E34"/>
    <w:rsid w:val="00FA7261"/>
    <w:rsid w:val="00FB6D14"/>
    <w:rsid w:val="00FC20EE"/>
    <w:rsid w:val="00FC334A"/>
    <w:rsid w:val="00FC7002"/>
    <w:rsid w:val="00FC7395"/>
    <w:rsid w:val="00FD284B"/>
    <w:rsid w:val="00FD70D0"/>
    <w:rsid w:val="00FF04B3"/>
    <w:rsid w:val="00FF0BFD"/>
    <w:rsid w:val="00FF27F4"/>
    <w:rsid w:val="01B02ABB"/>
    <w:rsid w:val="01DB676D"/>
    <w:rsid w:val="05B2042B"/>
    <w:rsid w:val="0755D9BA"/>
    <w:rsid w:val="08A0EB84"/>
    <w:rsid w:val="08CC07C1"/>
    <w:rsid w:val="09343775"/>
    <w:rsid w:val="0A032834"/>
    <w:rsid w:val="0B86A79F"/>
    <w:rsid w:val="0BC3FC1D"/>
    <w:rsid w:val="0C92DBF6"/>
    <w:rsid w:val="0CA582F2"/>
    <w:rsid w:val="0DAE4EFB"/>
    <w:rsid w:val="0F287455"/>
    <w:rsid w:val="10F9BA51"/>
    <w:rsid w:val="1167350E"/>
    <w:rsid w:val="122103C9"/>
    <w:rsid w:val="128A151B"/>
    <w:rsid w:val="13523D57"/>
    <w:rsid w:val="151FFF7F"/>
    <w:rsid w:val="15D12045"/>
    <w:rsid w:val="18C483AD"/>
    <w:rsid w:val="1908C9DD"/>
    <w:rsid w:val="1A37BF26"/>
    <w:rsid w:val="1ADF5E7F"/>
    <w:rsid w:val="1C4E252B"/>
    <w:rsid w:val="1C52AA73"/>
    <w:rsid w:val="1D531E14"/>
    <w:rsid w:val="1D78E0AD"/>
    <w:rsid w:val="1E083645"/>
    <w:rsid w:val="1E0C4E94"/>
    <w:rsid w:val="1EFB14C0"/>
    <w:rsid w:val="1F5D232F"/>
    <w:rsid w:val="1F7DF6CE"/>
    <w:rsid w:val="202A2207"/>
    <w:rsid w:val="20B3C9B8"/>
    <w:rsid w:val="20B4BF47"/>
    <w:rsid w:val="2180ADD6"/>
    <w:rsid w:val="228C7725"/>
    <w:rsid w:val="22E38008"/>
    <w:rsid w:val="23241AB6"/>
    <w:rsid w:val="24625208"/>
    <w:rsid w:val="25196DD8"/>
    <w:rsid w:val="25322F0E"/>
    <w:rsid w:val="267B0F5A"/>
    <w:rsid w:val="2783D850"/>
    <w:rsid w:val="289899B9"/>
    <w:rsid w:val="28A53233"/>
    <w:rsid w:val="2D344192"/>
    <w:rsid w:val="2D9B8BDA"/>
    <w:rsid w:val="2E87AA98"/>
    <w:rsid w:val="2F621F3F"/>
    <w:rsid w:val="304C54F6"/>
    <w:rsid w:val="30B13EE2"/>
    <w:rsid w:val="30B487BF"/>
    <w:rsid w:val="313B20BE"/>
    <w:rsid w:val="34F6CD49"/>
    <w:rsid w:val="376BE3B6"/>
    <w:rsid w:val="37EC926D"/>
    <w:rsid w:val="38FC5A47"/>
    <w:rsid w:val="39D508D1"/>
    <w:rsid w:val="3C8E3D18"/>
    <w:rsid w:val="3F7A7655"/>
    <w:rsid w:val="40486E43"/>
    <w:rsid w:val="40E7B97F"/>
    <w:rsid w:val="43AA6D19"/>
    <w:rsid w:val="43C1E6E6"/>
    <w:rsid w:val="458BBB44"/>
    <w:rsid w:val="45BD2168"/>
    <w:rsid w:val="49F86BC7"/>
    <w:rsid w:val="4A63ECED"/>
    <w:rsid w:val="4A99E66A"/>
    <w:rsid w:val="4AAEE5F7"/>
    <w:rsid w:val="4D4D5F5F"/>
    <w:rsid w:val="4F88F355"/>
    <w:rsid w:val="4F9328FF"/>
    <w:rsid w:val="53FD28E0"/>
    <w:rsid w:val="548FD954"/>
    <w:rsid w:val="549356D5"/>
    <w:rsid w:val="55986826"/>
    <w:rsid w:val="58D1BC6A"/>
    <w:rsid w:val="5AF2BBBF"/>
    <w:rsid w:val="5B1CD697"/>
    <w:rsid w:val="5BD680D7"/>
    <w:rsid w:val="5C3A5357"/>
    <w:rsid w:val="5E404FBB"/>
    <w:rsid w:val="5FC47834"/>
    <w:rsid w:val="6180BF8D"/>
    <w:rsid w:val="620E1071"/>
    <w:rsid w:val="629063F7"/>
    <w:rsid w:val="65562228"/>
    <w:rsid w:val="66584B30"/>
    <w:rsid w:val="670F1046"/>
    <w:rsid w:val="673CC36C"/>
    <w:rsid w:val="679E35E2"/>
    <w:rsid w:val="6852B66E"/>
    <w:rsid w:val="6B04D5AF"/>
    <w:rsid w:val="6B0C0DA6"/>
    <w:rsid w:val="6B2B0CF5"/>
    <w:rsid w:val="6B9E4A9F"/>
    <w:rsid w:val="6C41EA2F"/>
    <w:rsid w:val="6FFD03A0"/>
    <w:rsid w:val="70FDA3AD"/>
    <w:rsid w:val="7127F272"/>
    <w:rsid w:val="712E170C"/>
    <w:rsid w:val="7293F24D"/>
    <w:rsid w:val="72A3A5E1"/>
    <w:rsid w:val="7384A0CD"/>
    <w:rsid w:val="74755541"/>
    <w:rsid w:val="74C49B9E"/>
    <w:rsid w:val="77396147"/>
    <w:rsid w:val="7818C9B8"/>
    <w:rsid w:val="78BBA452"/>
    <w:rsid w:val="7A094FE3"/>
    <w:rsid w:val="7C1FA799"/>
    <w:rsid w:val="7D474054"/>
    <w:rsid w:val="7DD688E9"/>
    <w:rsid w:val="7EE3B57A"/>
    <w:rsid w:val="7F1F1545"/>
    <w:rsid w:val="7FF3318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6C6C69F"/>
  <w15:docId w15:val="{3183A5D1-ABEF-4973-92A8-27A5A8B1F3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40" w:after="120"/>
      <w:outlineLvl w:val="0"/>
    </w:pPr>
    <w:rPr>
      <w:b/>
      <w:bCs/>
      <w:color w:val="4472C4"/>
      <w:sz w:val="30"/>
      <w:szCs w:val="30"/>
    </w:rPr>
  </w:style>
  <w:style w:type="paragraph" w:styleId="Heading2">
    <w:name w:val="heading 2"/>
    <w:uiPriority w:val="9"/>
    <w:unhideWhenUsed/>
    <w:qFormat/>
    <w:pPr>
      <w:spacing w:before="180" w:after="100"/>
      <w:outlineLvl w:val="1"/>
    </w:pPr>
    <w:rPr>
      <w:b/>
      <w:bCs/>
      <w:color w:val="7F7F7F"/>
      <w:sz w:val="26"/>
      <w:szCs w:val="26"/>
    </w:rPr>
  </w:style>
  <w:style w:type="paragraph" w:styleId="Heading3">
    <w:name w:val="heading 3"/>
    <w:uiPriority w:val="9"/>
    <w:unhideWhenUsed/>
    <w:qFormat/>
    <w:pPr>
      <w:spacing w:before="140" w:after="80"/>
      <w:outlineLvl w:val="2"/>
    </w:pPr>
    <w:rPr>
      <w:b/>
      <w:bCs/>
      <w:color w:val="000000"/>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pPr>
      <w:spacing w:before="240" w:after="120"/>
      <w:jc w:val="center"/>
    </w:pPr>
    <w:rPr>
      <w:b/>
      <w:bCs/>
      <w:color w:val="000000"/>
      <w:sz w:val="32"/>
      <w:szCs w:val="32"/>
    </w:rPr>
  </w:style>
  <w:style w:type="paragraph" w:customStyle="1" w:styleId="Strong1">
    <w:name w:val="Strong1"/>
    <w:qFormat/>
    <w:rPr>
      <w:b/>
      <w:bCs/>
    </w:rPr>
  </w:style>
  <w:style w:type="paragraph" w:styleId="ListParagraph">
    <w:name w:val="List Paragraph"/>
    <w:uiPriority w:val="34"/>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paragraph" w:styleId="TOC1">
    <w:name w:val="toc 1"/>
    <w:basedOn w:val="Normal"/>
    <w:next w:val="Normal"/>
    <w:autoRedefine/>
    <w:uiPriority w:val="39"/>
    <w:unhideWhenUsed/>
    <w:rsid w:val="00FA4E34"/>
    <w:pPr>
      <w:spacing w:after="100"/>
    </w:pPr>
  </w:style>
  <w:style w:type="paragraph" w:styleId="TOC2">
    <w:name w:val="toc 2"/>
    <w:basedOn w:val="Normal"/>
    <w:next w:val="Normal"/>
    <w:autoRedefine/>
    <w:uiPriority w:val="39"/>
    <w:unhideWhenUsed/>
    <w:rsid w:val="00FA4E34"/>
    <w:pPr>
      <w:spacing w:after="100"/>
      <w:ind w:left="220"/>
    </w:pPr>
  </w:style>
  <w:style w:type="paragraph" w:styleId="TOC3">
    <w:name w:val="toc 3"/>
    <w:basedOn w:val="Normal"/>
    <w:next w:val="Normal"/>
    <w:autoRedefine/>
    <w:uiPriority w:val="39"/>
    <w:unhideWhenUsed/>
    <w:rsid w:val="00FA4E34"/>
    <w:pPr>
      <w:spacing w:after="100"/>
      <w:ind w:left="440"/>
    </w:pPr>
  </w:style>
  <w:style w:type="paragraph" w:styleId="Header">
    <w:name w:val="header"/>
    <w:basedOn w:val="Normal"/>
    <w:link w:val="HeaderChar"/>
    <w:uiPriority w:val="99"/>
    <w:unhideWhenUsed/>
    <w:rsid w:val="00FA4E34"/>
    <w:pPr>
      <w:tabs>
        <w:tab w:val="center" w:pos="4680"/>
        <w:tab w:val="right" w:pos="9360"/>
      </w:tabs>
    </w:pPr>
  </w:style>
  <w:style w:type="character" w:customStyle="1" w:styleId="HeaderChar">
    <w:name w:val="Header Char"/>
    <w:basedOn w:val="DefaultParagraphFont"/>
    <w:link w:val="Header"/>
    <w:uiPriority w:val="99"/>
    <w:rsid w:val="00FA4E34"/>
  </w:style>
  <w:style w:type="paragraph" w:styleId="Footer">
    <w:name w:val="footer"/>
    <w:basedOn w:val="Normal"/>
    <w:link w:val="FooterChar"/>
    <w:uiPriority w:val="99"/>
    <w:unhideWhenUsed/>
    <w:rsid w:val="00FA4E34"/>
    <w:pPr>
      <w:tabs>
        <w:tab w:val="center" w:pos="4680"/>
        <w:tab w:val="right" w:pos="9360"/>
      </w:tabs>
    </w:pPr>
  </w:style>
  <w:style w:type="character" w:customStyle="1" w:styleId="FooterChar">
    <w:name w:val="Footer Char"/>
    <w:basedOn w:val="DefaultParagraphFont"/>
    <w:link w:val="Footer"/>
    <w:uiPriority w:val="99"/>
    <w:rsid w:val="00FA4E34"/>
  </w:style>
  <w:style w:type="table" w:customStyle="1" w:styleId="LightGrid-Accent11">
    <w:name w:val="Light Grid - Accent 11"/>
    <w:basedOn w:val="TableNormal"/>
    <w:next w:val="LightGrid-Accent1"/>
    <w:uiPriority w:val="62"/>
    <w:rsid w:val="006835B6"/>
    <w:rPr>
      <w:rFonts w:ascii="Cambria" w:eastAsia="MS Mincho" w:hAnsi="Cambria" w:cs="Times New Roma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libri" w:eastAsia="MS Gothic" w:hAnsi="Calibri"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libri" w:eastAsia="MS Gothic" w:hAnsi="Calibri"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libri" w:eastAsia="MS Gothic" w:hAnsi="Calibri" w:cs="Times New Roman"/>
        <w:b/>
        <w:bCs/>
      </w:rPr>
    </w:tblStylePr>
    <w:tblStylePr w:type="lastCol">
      <w:rPr>
        <w:rFonts w:ascii="Calibri" w:eastAsia="MS Gothic" w:hAnsi="Calibri"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styleId="LightGrid-Accent1">
    <w:name w:val="Light Grid Accent 1"/>
    <w:basedOn w:val="TableNormal"/>
    <w:uiPriority w:val="62"/>
    <w:unhideWhenUsed/>
    <w:rsid w:val="006835B6"/>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insideH w:val="single" w:sz="8" w:space="0" w:color="156082" w:themeColor="accent1"/>
        <w:insideV w:val="single" w:sz="8" w:space="0" w:color="156082"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156082" w:themeColor="accent1"/>
          <w:left w:val="single" w:sz="8" w:space="0" w:color="156082" w:themeColor="accent1"/>
          <w:bottom w:val="single" w:sz="18" w:space="0" w:color="156082" w:themeColor="accent1"/>
          <w:right w:val="single" w:sz="8" w:space="0" w:color="156082" w:themeColor="accent1"/>
          <w:insideH w:val="nil"/>
          <w:insideV w:val="single" w:sz="8" w:space="0" w:color="156082"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156082" w:themeColor="accent1"/>
          <w:left w:val="single" w:sz="8" w:space="0" w:color="156082" w:themeColor="accent1"/>
          <w:bottom w:val="single" w:sz="8" w:space="0" w:color="156082" w:themeColor="accent1"/>
          <w:right w:val="single" w:sz="8" w:space="0" w:color="156082" w:themeColor="accent1"/>
          <w:insideH w:val="nil"/>
          <w:insideV w:val="single" w:sz="8" w:space="0" w:color="156082"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tcPr>
    </w:tblStylePr>
    <w:tblStylePr w:type="band1Vert">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shd w:val="clear" w:color="auto" w:fill="B2DEF2" w:themeFill="accent1" w:themeFillTint="3F"/>
      </w:tcPr>
    </w:tblStylePr>
    <w:tblStylePr w:type="band1Horz">
      <w:tblPr/>
      <w:tcPr>
        <w:tcBorders>
          <w:top w:val="single" w:sz="8" w:space="0" w:color="156082" w:themeColor="accent1"/>
          <w:left w:val="single" w:sz="8" w:space="0" w:color="156082" w:themeColor="accent1"/>
          <w:bottom w:val="single" w:sz="8" w:space="0" w:color="156082" w:themeColor="accent1"/>
          <w:right w:val="single" w:sz="8" w:space="0" w:color="156082" w:themeColor="accent1"/>
          <w:insideV w:val="single" w:sz="8" w:space="0" w:color="156082" w:themeColor="accent1"/>
        </w:tcBorders>
        <w:shd w:val="clear" w:color="auto" w:fill="B2DEF2" w:themeFill="accent1" w:themeFillTint="3F"/>
      </w:tcPr>
    </w:tblStylePr>
    <w:tblStylePr w:type="band2Horz">
      <w:tblPr/>
      <w:tcPr>
        <w:tcBorders>
          <w:top w:val="single" w:sz="8" w:space="0" w:color="156082" w:themeColor="accent1"/>
          <w:left w:val="single" w:sz="8" w:space="0" w:color="156082" w:themeColor="accent1"/>
          <w:bottom w:val="single" w:sz="8" w:space="0" w:color="156082" w:themeColor="accent1"/>
          <w:right w:val="single" w:sz="8" w:space="0" w:color="156082" w:themeColor="accent1"/>
          <w:insideV w:val="single" w:sz="8" w:space="0" w:color="156082" w:themeColor="accent1"/>
        </w:tcBorders>
      </w:tcPr>
    </w:tblStylePr>
  </w:style>
  <w:style w:type="table" w:customStyle="1" w:styleId="LightGrid-Accent12">
    <w:name w:val="Light Grid - Accent 12"/>
    <w:basedOn w:val="TableNormal"/>
    <w:next w:val="LightGrid-Accent1"/>
    <w:uiPriority w:val="62"/>
    <w:rsid w:val="001A1D65"/>
    <w:rPr>
      <w:rFonts w:ascii="Cambria" w:eastAsia="MS Mincho" w:hAnsi="Cambria" w:cs="Times New Roma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libri" w:eastAsia="MS Gothic" w:hAnsi="Calibri"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libri" w:eastAsia="MS Gothic" w:hAnsi="Calibri"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libri" w:eastAsia="MS Gothic" w:hAnsi="Calibri" w:cs="Times New Roman"/>
        <w:b/>
        <w:bCs/>
      </w:rPr>
    </w:tblStylePr>
    <w:tblStylePr w:type="lastCol">
      <w:rPr>
        <w:rFonts w:ascii="Calibri" w:eastAsia="MS Gothic" w:hAnsi="Calibri"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13">
    <w:name w:val="Light Grid - Accent 13"/>
    <w:basedOn w:val="TableNormal"/>
    <w:next w:val="LightGrid-Accent1"/>
    <w:uiPriority w:val="62"/>
    <w:rsid w:val="00030D8C"/>
    <w:rPr>
      <w:rFonts w:ascii="Cambria" w:eastAsia="MS Mincho" w:hAnsi="Cambria" w:cs="Times New Roma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libri" w:eastAsia="MS Gothic" w:hAnsi="Calibri"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libri" w:eastAsia="MS Gothic" w:hAnsi="Calibri"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libri" w:eastAsia="MS Gothic" w:hAnsi="Calibri" w:cs="Times New Roman"/>
        <w:b/>
        <w:bCs/>
      </w:rPr>
    </w:tblStylePr>
    <w:tblStylePr w:type="lastCol">
      <w:rPr>
        <w:rFonts w:ascii="Calibri" w:eastAsia="MS Gothic" w:hAnsi="Calibri"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14">
    <w:name w:val="Light Grid - Accent 14"/>
    <w:basedOn w:val="TableNormal"/>
    <w:next w:val="LightGrid-Accent1"/>
    <w:uiPriority w:val="62"/>
    <w:rsid w:val="000B6423"/>
    <w:rPr>
      <w:rFonts w:ascii="Cambria" w:eastAsia="MS Mincho" w:hAnsi="Cambria" w:cs="Times New Roma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libri" w:eastAsia="MS Gothic" w:hAnsi="Calibri"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libri" w:eastAsia="MS Gothic" w:hAnsi="Calibri"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libri" w:eastAsia="MS Gothic" w:hAnsi="Calibri" w:cs="Times New Roman"/>
        <w:b/>
        <w:bCs/>
      </w:rPr>
    </w:tblStylePr>
    <w:tblStylePr w:type="lastCol">
      <w:rPr>
        <w:rFonts w:ascii="Calibri" w:eastAsia="MS Gothic" w:hAnsi="Calibri"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15">
    <w:name w:val="Light Grid - Accent 15"/>
    <w:basedOn w:val="TableNormal"/>
    <w:next w:val="LightGrid-Accent1"/>
    <w:uiPriority w:val="62"/>
    <w:rsid w:val="009E5AD4"/>
    <w:rPr>
      <w:rFonts w:ascii="Cambria" w:eastAsia="MS Mincho" w:hAnsi="Cambria" w:cs="Times New Roma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libri" w:eastAsia="MS Gothic" w:hAnsi="Calibri"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libri" w:eastAsia="MS Gothic" w:hAnsi="Calibri"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libri" w:eastAsia="MS Gothic" w:hAnsi="Calibri" w:cs="Times New Roman"/>
        <w:b/>
        <w:bCs/>
      </w:rPr>
    </w:tblStylePr>
    <w:tblStylePr w:type="lastCol">
      <w:rPr>
        <w:rFonts w:ascii="Calibri" w:eastAsia="MS Gothic" w:hAnsi="Calibri"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16">
    <w:name w:val="Light Grid - Accent 16"/>
    <w:basedOn w:val="TableNormal"/>
    <w:next w:val="LightGrid-Accent1"/>
    <w:uiPriority w:val="62"/>
    <w:rsid w:val="00B43498"/>
    <w:rPr>
      <w:rFonts w:ascii="Cambria" w:eastAsia="MS Mincho" w:hAnsi="Cambria" w:cs="Times New Roma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libri" w:eastAsia="MS Gothic" w:hAnsi="Calibri"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libri" w:eastAsia="MS Gothic" w:hAnsi="Calibri"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libri" w:eastAsia="MS Gothic" w:hAnsi="Calibri" w:cs="Times New Roman"/>
        <w:b/>
        <w:bCs/>
      </w:rPr>
    </w:tblStylePr>
    <w:tblStylePr w:type="lastCol">
      <w:rPr>
        <w:rFonts w:ascii="Calibri" w:eastAsia="MS Gothic" w:hAnsi="Calibri"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17">
    <w:name w:val="Light Grid - Accent 17"/>
    <w:basedOn w:val="TableNormal"/>
    <w:next w:val="LightGrid-Accent1"/>
    <w:uiPriority w:val="62"/>
    <w:rsid w:val="00A75E6C"/>
    <w:rPr>
      <w:rFonts w:ascii="Cambria" w:eastAsia="MS Mincho" w:hAnsi="Cambria" w:cs="Times New Roma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libri" w:eastAsia="MS Gothic" w:hAnsi="Calibri"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libri" w:eastAsia="MS Gothic" w:hAnsi="Calibri"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libri" w:eastAsia="MS Gothic" w:hAnsi="Calibri" w:cs="Times New Roman"/>
        <w:b/>
        <w:bCs/>
      </w:rPr>
    </w:tblStylePr>
    <w:tblStylePr w:type="lastCol">
      <w:rPr>
        <w:rFonts w:ascii="Calibri" w:eastAsia="MS Gothic" w:hAnsi="Calibri"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18">
    <w:name w:val="Light Grid - Accent 18"/>
    <w:basedOn w:val="TableNormal"/>
    <w:next w:val="LightGrid-Accent1"/>
    <w:uiPriority w:val="62"/>
    <w:rsid w:val="00D24656"/>
    <w:rPr>
      <w:rFonts w:ascii="Cambria" w:eastAsia="MS Mincho" w:hAnsi="Cambria" w:cs="Times New Roma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libri" w:eastAsia="MS Gothic" w:hAnsi="Calibri"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libri" w:eastAsia="MS Gothic" w:hAnsi="Calibri"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libri" w:eastAsia="MS Gothic" w:hAnsi="Calibri" w:cs="Times New Roman"/>
        <w:b/>
        <w:bCs/>
      </w:rPr>
    </w:tblStylePr>
    <w:tblStylePr w:type="lastCol">
      <w:rPr>
        <w:rFonts w:ascii="Calibri" w:eastAsia="MS Gothic" w:hAnsi="Calibri"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19">
    <w:name w:val="Light Grid - Accent 19"/>
    <w:basedOn w:val="TableNormal"/>
    <w:next w:val="LightGrid-Accent1"/>
    <w:uiPriority w:val="62"/>
    <w:rsid w:val="004A3056"/>
    <w:rPr>
      <w:rFonts w:ascii="Cambria" w:eastAsia="MS Mincho" w:hAnsi="Cambria" w:cs="Times New Roma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libri" w:eastAsia="MS Gothic" w:hAnsi="Calibri"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libri" w:eastAsia="MS Gothic" w:hAnsi="Calibri"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libri" w:eastAsia="MS Gothic" w:hAnsi="Calibri" w:cs="Times New Roman"/>
        <w:b/>
        <w:bCs/>
      </w:rPr>
    </w:tblStylePr>
    <w:tblStylePr w:type="lastCol">
      <w:rPr>
        <w:rFonts w:ascii="Calibri" w:eastAsia="MS Gothic" w:hAnsi="Calibri"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110">
    <w:name w:val="Light Grid - Accent 110"/>
    <w:basedOn w:val="TableNormal"/>
    <w:next w:val="LightGrid-Accent1"/>
    <w:uiPriority w:val="62"/>
    <w:rsid w:val="006D571E"/>
    <w:rPr>
      <w:rFonts w:ascii="Cambria" w:eastAsia="MS Mincho" w:hAnsi="Cambria" w:cs="Times New Roma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libri" w:eastAsia="MS Gothic" w:hAnsi="Calibri"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libri" w:eastAsia="MS Gothic" w:hAnsi="Calibri"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libri" w:eastAsia="MS Gothic" w:hAnsi="Calibri" w:cs="Times New Roman"/>
        <w:b/>
        <w:bCs/>
      </w:rPr>
    </w:tblStylePr>
    <w:tblStylePr w:type="lastCol">
      <w:rPr>
        <w:rFonts w:ascii="Calibri" w:eastAsia="MS Gothic" w:hAnsi="Calibri"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111">
    <w:name w:val="Light Grid - Accent 111"/>
    <w:basedOn w:val="TableNormal"/>
    <w:next w:val="LightGrid-Accent1"/>
    <w:uiPriority w:val="62"/>
    <w:rsid w:val="004C5D91"/>
    <w:rPr>
      <w:rFonts w:ascii="Cambria" w:eastAsia="MS Mincho" w:hAnsi="Cambria" w:cs="Times New Roma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libri" w:eastAsia="MS Gothic" w:hAnsi="Calibri"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libri" w:eastAsia="MS Gothic" w:hAnsi="Calibri"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libri" w:eastAsia="MS Gothic" w:hAnsi="Calibri" w:cs="Times New Roman"/>
        <w:b/>
        <w:bCs/>
      </w:rPr>
    </w:tblStylePr>
    <w:tblStylePr w:type="lastCol">
      <w:rPr>
        <w:rFonts w:ascii="Calibri" w:eastAsia="MS Gothic" w:hAnsi="Calibri"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112">
    <w:name w:val="Light Grid - Accent 112"/>
    <w:basedOn w:val="TableNormal"/>
    <w:next w:val="LightGrid-Accent1"/>
    <w:uiPriority w:val="62"/>
    <w:rsid w:val="00AA4E07"/>
    <w:rPr>
      <w:rFonts w:ascii="Cambria" w:eastAsia="MS Mincho" w:hAnsi="Cambria" w:cs="Times New Roma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libri" w:eastAsia="MS Gothic" w:hAnsi="Calibri"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libri" w:eastAsia="MS Gothic" w:hAnsi="Calibri"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libri" w:eastAsia="MS Gothic" w:hAnsi="Calibri" w:cs="Times New Roman"/>
        <w:b/>
        <w:bCs/>
      </w:rPr>
    </w:tblStylePr>
    <w:tblStylePr w:type="lastCol">
      <w:rPr>
        <w:rFonts w:ascii="Calibri" w:eastAsia="MS Gothic" w:hAnsi="Calibri"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113">
    <w:name w:val="Light Grid - Accent 113"/>
    <w:basedOn w:val="TableNormal"/>
    <w:next w:val="LightGrid-Accent1"/>
    <w:uiPriority w:val="62"/>
    <w:rsid w:val="00D6022B"/>
    <w:rPr>
      <w:rFonts w:ascii="Cambria" w:eastAsia="MS Mincho" w:hAnsi="Cambria" w:cs="Times New Roma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libri" w:eastAsia="MS Gothic" w:hAnsi="Calibri"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libri" w:eastAsia="MS Gothic" w:hAnsi="Calibri"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libri" w:eastAsia="MS Gothic" w:hAnsi="Calibri" w:cs="Times New Roman"/>
        <w:b/>
        <w:bCs/>
      </w:rPr>
    </w:tblStylePr>
    <w:tblStylePr w:type="lastCol">
      <w:rPr>
        <w:rFonts w:ascii="Calibri" w:eastAsia="MS Gothic" w:hAnsi="Calibri"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114">
    <w:name w:val="Light Grid - Accent 114"/>
    <w:basedOn w:val="TableNormal"/>
    <w:next w:val="LightGrid-Accent1"/>
    <w:uiPriority w:val="62"/>
    <w:rsid w:val="00EF2AA8"/>
    <w:rPr>
      <w:rFonts w:ascii="Cambria" w:eastAsia="MS Mincho" w:hAnsi="Cambria" w:cs="Times New Roma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libri" w:eastAsia="MS Gothic" w:hAnsi="Calibri"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libri" w:eastAsia="MS Gothic" w:hAnsi="Calibri"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libri" w:eastAsia="MS Gothic" w:hAnsi="Calibri" w:cs="Times New Roman"/>
        <w:b/>
        <w:bCs/>
      </w:rPr>
    </w:tblStylePr>
    <w:tblStylePr w:type="lastCol">
      <w:rPr>
        <w:rFonts w:ascii="Calibri" w:eastAsia="MS Gothic" w:hAnsi="Calibri"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115">
    <w:name w:val="Light Grid - Accent 115"/>
    <w:basedOn w:val="TableNormal"/>
    <w:next w:val="LightGrid-Accent1"/>
    <w:uiPriority w:val="62"/>
    <w:rsid w:val="00030997"/>
    <w:rPr>
      <w:rFonts w:ascii="Cambria" w:eastAsia="MS Mincho" w:hAnsi="Cambria" w:cs="Times New Roma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libri" w:eastAsia="MS Gothic" w:hAnsi="Calibri"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libri" w:eastAsia="MS Gothic" w:hAnsi="Calibri"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libri" w:eastAsia="MS Gothic" w:hAnsi="Calibri" w:cs="Times New Roman"/>
        <w:b/>
        <w:bCs/>
      </w:rPr>
    </w:tblStylePr>
    <w:tblStylePr w:type="lastCol">
      <w:rPr>
        <w:rFonts w:ascii="Calibri" w:eastAsia="MS Gothic" w:hAnsi="Calibri"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116">
    <w:name w:val="Light Grid - Accent 116"/>
    <w:basedOn w:val="TableNormal"/>
    <w:next w:val="LightGrid-Accent1"/>
    <w:uiPriority w:val="62"/>
    <w:rsid w:val="00766B80"/>
    <w:rPr>
      <w:rFonts w:ascii="Cambria" w:eastAsia="MS Mincho" w:hAnsi="Cambria" w:cs="Times New Roma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libri" w:eastAsia="MS Gothic" w:hAnsi="Calibri"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libri" w:eastAsia="MS Gothic" w:hAnsi="Calibri"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libri" w:eastAsia="MS Gothic" w:hAnsi="Calibri" w:cs="Times New Roman"/>
        <w:b/>
        <w:bCs/>
      </w:rPr>
    </w:tblStylePr>
    <w:tblStylePr w:type="lastCol">
      <w:rPr>
        <w:rFonts w:ascii="Calibri" w:eastAsia="MS Gothic" w:hAnsi="Calibri"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paragraph" w:customStyle="1" w:styleId="HeadingDLH">
    <w:name w:val="Heading DLH"/>
    <w:basedOn w:val="Normal"/>
    <w:link w:val="HeadingDLHChar"/>
    <w:qFormat/>
    <w:rsid w:val="003B4B23"/>
    <w:pPr>
      <w:spacing w:after="160" w:line="278" w:lineRule="auto"/>
      <w:jc w:val="both"/>
    </w:pPr>
    <w:rPr>
      <w:b/>
      <w:lang w:val="en"/>
    </w:rPr>
  </w:style>
  <w:style w:type="character" w:customStyle="1" w:styleId="HeadingDLHChar">
    <w:name w:val="Heading DLH Char"/>
    <w:basedOn w:val="DefaultParagraphFont"/>
    <w:link w:val="HeadingDLH"/>
    <w:rsid w:val="003B4B23"/>
    <w:rPr>
      <w:b/>
      <w:lang w:val="en"/>
    </w:rPr>
  </w:style>
  <w:style w:type="character" w:customStyle="1" w:styleId="font-bold">
    <w:name w:val="font-bold"/>
    <w:basedOn w:val="DefaultParagraphFont"/>
    <w:rsid w:val="00B96738"/>
  </w:style>
  <w:style w:type="character" w:customStyle="1" w:styleId="font-semibold">
    <w:name w:val="font-semibold"/>
    <w:basedOn w:val="DefaultParagraphFont"/>
    <w:rsid w:val="00B96738"/>
  </w:style>
  <w:style w:type="character" w:customStyle="1" w:styleId="px-4">
    <w:name w:val="px-4"/>
    <w:basedOn w:val="DefaultParagraphFont"/>
    <w:rsid w:val="00B96738"/>
  </w:style>
  <w:style w:type="character" w:styleId="CommentReference">
    <w:name w:val="annotation reference"/>
    <w:basedOn w:val="DefaultParagraphFont"/>
    <w:uiPriority w:val="99"/>
    <w:semiHidden/>
    <w:unhideWhenUsed/>
    <w:rsid w:val="00FC334A"/>
    <w:rPr>
      <w:sz w:val="16"/>
      <w:szCs w:val="16"/>
    </w:rPr>
  </w:style>
  <w:style w:type="paragraph" w:styleId="CommentText">
    <w:name w:val="annotation text"/>
    <w:basedOn w:val="Normal"/>
    <w:link w:val="CommentTextChar"/>
    <w:uiPriority w:val="99"/>
    <w:unhideWhenUsed/>
    <w:rsid w:val="00FC334A"/>
    <w:rPr>
      <w:sz w:val="20"/>
      <w:szCs w:val="20"/>
    </w:rPr>
  </w:style>
  <w:style w:type="character" w:customStyle="1" w:styleId="CommentTextChar">
    <w:name w:val="Comment Text Char"/>
    <w:basedOn w:val="DefaultParagraphFont"/>
    <w:link w:val="CommentText"/>
    <w:uiPriority w:val="99"/>
    <w:rsid w:val="00FC334A"/>
    <w:rPr>
      <w:sz w:val="20"/>
      <w:szCs w:val="20"/>
    </w:rPr>
  </w:style>
  <w:style w:type="paragraph" w:styleId="CommentSubject">
    <w:name w:val="annotation subject"/>
    <w:basedOn w:val="CommentText"/>
    <w:next w:val="CommentText"/>
    <w:link w:val="CommentSubjectChar"/>
    <w:uiPriority w:val="99"/>
    <w:semiHidden/>
    <w:unhideWhenUsed/>
    <w:rsid w:val="00FC334A"/>
    <w:rPr>
      <w:b/>
      <w:bCs/>
    </w:rPr>
  </w:style>
  <w:style w:type="character" w:customStyle="1" w:styleId="CommentSubjectChar">
    <w:name w:val="Comment Subject Char"/>
    <w:basedOn w:val="CommentTextChar"/>
    <w:link w:val="CommentSubject"/>
    <w:uiPriority w:val="99"/>
    <w:semiHidden/>
    <w:rsid w:val="00FC334A"/>
    <w:rPr>
      <w:b/>
      <w:bCs/>
      <w:sz w:val="20"/>
      <w:szCs w:val="20"/>
    </w:rPr>
  </w:style>
  <w:style w:type="character" w:styleId="Mention">
    <w:name w:val="Mention"/>
    <w:basedOn w:val="DefaultParagraphFont"/>
    <w:uiPriority w:val="99"/>
    <w:unhideWhenUsed/>
    <w:rsid w:val="00960FAE"/>
    <w:rPr>
      <w:color w:val="2B579A"/>
      <w:shd w:val="clear" w:color="auto" w:fill="E1DFDD"/>
    </w:rPr>
  </w:style>
  <w:style w:type="paragraph" w:styleId="Revision">
    <w:name w:val="Revision"/>
    <w:hidden/>
    <w:uiPriority w:val="99"/>
    <w:semiHidden/>
    <w:rsid w:val="00025504"/>
  </w:style>
  <w:style w:type="paragraph" w:styleId="NormalWeb">
    <w:name w:val="Normal (Web)"/>
    <w:basedOn w:val="Normal"/>
    <w:uiPriority w:val="99"/>
    <w:semiHidden/>
    <w:unhideWhenUsed/>
    <w:rsid w:val="00FA7261"/>
    <w:pPr>
      <w:spacing w:before="100" w:beforeAutospacing="1" w:after="100" w:afterAutospacing="1"/>
    </w:pPr>
    <w:rPr>
      <w:rFonts w:ascii="Times New Roman" w:eastAsia="Times New Roman" w:hAnsi="Times New Roman" w:cs="Times New Roman"/>
      <w:sz w:val="24"/>
      <w:szCs w:val="24"/>
    </w:rPr>
  </w:style>
  <w:style w:type="character" w:customStyle="1" w:styleId="apple-converted-space">
    <w:name w:val="apple-converted-space"/>
    <w:basedOn w:val="DefaultParagraphFont"/>
    <w:rsid w:val="00FA7261"/>
  </w:style>
  <w:style w:type="character" w:styleId="Strong">
    <w:name w:val="Strong"/>
    <w:basedOn w:val="DefaultParagraphFont"/>
    <w:uiPriority w:val="22"/>
    <w:qFormat/>
    <w:rsid w:val="00FA7261"/>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38945579">
      <w:bodyDiv w:val="1"/>
      <w:marLeft w:val="0"/>
      <w:marRight w:val="0"/>
      <w:marTop w:val="0"/>
      <w:marBottom w:val="0"/>
      <w:divBdr>
        <w:top w:val="none" w:sz="0" w:space="0" w:color="auto"/>
        <w:left w:val="none" w:sz="0" w:space="0" w:color="auto"/>
        <w:bottom w:val="none" w:sz="0" w:space="0" w:color="auto"/>
        <w:right w:val="none" w:sz="0" w:space="0" w:color="auto"/>
      </w:divBdr>
    </w:div>
    <w:div w:id="367992156">
      <w:bodyDiv w:val="1"/>
      <w:marLeft w:val="0"/>
      <w:marRight w:val="0"/>
      <w:marTop w:val="0"/>
      <w:marBottom w:val="0"/>
      <w:divBdr>
        <w:top w:val="none" w:sz="0" w:space="0" w:color="auto"/>
        <w:left w:val="none" w:sz="0" w:space="0" w:color="auto"/>
        <w:bottom w:val="none" w:sz="0" w:space="0" w:color="auto"/>
        <w:right w:val="none" w:sz="0" w:space="0" w:color="auto"/>
      </w:divBdr>
    </w:div>
    <w:div w:id="651056947">
      <w:bodyDiv w:val="1"/>
      <w:marLeft w:val="0"/>
      <w:marRight w:val="0"/>
      <w:marTop w:val="0"/>
      <w:marBottom w:val="0"/>
      <w:divBdr>
        <w:top w:val="none" w:sz="0" w:space="0" w:color="auto"/>
        <w:left w:val="none" w:sz="0" w:space="0" w:color="auto"/>
        <w:bottom w:val="none" w:sz="0" w:space="0" w:color="auto"/>
        <w:right w:val="none" w:sz="0" w:space="0" w:color="auto"/>
      </w:divBdr>
    </w:div>
    <w:div w:id="1744109635">
      <w:bodyDiv w:val="1"/>
      <w:marLeft w:val="0"/>
      <w:marRight w:val="0"/>
      <w:marTop w:val="0"/>
      <w:marBottom w:val="0"/>
      <w:divBdr>
        <w:top w:val="none" w:sz="0" w:space="0" w:color="auto"/>
        <w:left w:val="none" w:sz="0" w:space="0" w:color="auto"/>
        <w:bottom w:val="none" w:sz="0" w:space="0" w:color="auto"/>
        <w:right w:val="none" w:sz="0" w:space="0" w:color="auto"/>
      </w:divBdr>
    </w:div>
    <w:div w:id="1799640171">
      <w:bodyDiv w:val="1"/>
      <w:marLeft w:val="0"/>
      <w:marRight w:val="0"/>
      <w:marTop w:val="0"/>
      <w:marBottom w:val="0"/>
      <w:divBdr>
        <w:top w:val="none" w:sz="0" w:space="0" w:color="auto"/>
        <w:left w:val="none" w:sz="0" w:space="0" w:color="auto"/>
        <w:bottom w:val="none" w:sz="0" w:space="0" w:color="auto"/>
        <w:right w:val="none" w:sz="0" w:space="0" w:color="auto"/>
      </w:divBdr>
    </w:div>
    <w:div w:id="1831435188">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microsoft.com/office/2011/relationships/commentsExtended" Target="commentsExtended.xml"/><Relationship Id="rId18" Type="http://schemas.openxmlformats.org/officeDocument/2006/relationships/footer" Target="footer1.xml"/><Relationship Id="rId3" Type="http://schemas.openxmlformats.org/officeDocument/2006/relationships/customXml" Target="../customXml/item3.xml"/><Relationship Id="rId21" Type="http://schemas.openxmlformats.org/officeDocument/2006/relationships/theme" Target="theme/theme1.xml"/><Relationship Id="rId7" Type="http://schemas.openxmlformats.org/officeDocument/2006/relationships/webSettings" Target="webSettings.xml"/><Relationship Id="rId12" Type="http://schemas.openxmlformats.org/officeDocument/2006/relationships/comments" Target="comments.xml"/><Relationship Id="rId17"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image" Target="media/image2.png"/><Relationship Id="rId20" Type="http://schemas.microsoft.com/office/2011/relationships/people" Target="people.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yperlink" Target="https://www.pivotinteriors.com/" TargetMode="External"/><Relationship Id="rId5" Type="http://schemas.openxmlformats.org/officeDocument/2006/relationships/styles" Target="styles.xml"/><Relationship Id="rId15" Type="http://schemas.microsoft.com/office/2018/08/relationships/commentsExtensible" Target="commentsExtensible.xml"/><Relationship Id="rId10" Type="http://schemas.openxmlformats.org/officeDocument/2006/relationships/image" Target="media/image1.emf"/><Relationship Id="rId19"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endnotes" Target="endnotes.xml"/><Relationship Id="rId14" Type="http://schemas.microsoft.com/office/2016/09/relationships/commentsIds" Target="commentsIds.xml"/><Relationship Id="rId22" Type="http://schemas.microsoft.com/office/2019/05/relationships/documenttasks" Target="documenttasks/documenttasks1.xml"/></Relationships>
</file>

<file path=word/_rels/header1.xml.rels><?xml version="1.0" encoding="UTF-8" standalone="yes"?>
<Relationships xmlns="http://schemas.openxmlformats.org/package/2006/relationships"><Relationship Id="rId2" Type="http://schemas.openxmlformats.org/officeDocument/2006/relationships/image" Target="media/image4.png"/><Relationship Id="rId1" Type="http://schemas.openxmlformats.org/officeDocument/2006/relationships/image" Target="media/image3.png"/></Relationships>
</file>

<file path=word/documenttasks/documenttasks1.xml><?xml version="1.0" encoding="utf-8"?>
<t:Tasks xmlns:t="http://schemas.microsoft.com/office/tasks/2019/documenttasks" xmlns:oel="http://schemas.microsoft.com/office/2019/extlst">
  <t:Task id="{68727395-3422-4BEB-B09E-95D8F94B8EC1}">
    <t:Anchor>
      <t:Comment id="520130639"/>
    </t:Anchor>
    <t:History>
      <t:Event id="{23108299-35B5-4570-9876-96C9CE2952DD}" time="2025-11-14T22:07:40.89Z">
        <t:Attribution userId="S::srudloff@pivotinteriors.com::9cf714b4-f09e-4f93-a0d9-8a2a0d2f3e11" userProvider="AD" userName="Sandra Rudloff"/>
        <t:Anchor>
          <t:Comment id="520130639"/>
        </t:Anchor>
        <t:Create/>
      </t:Event>
      <t:Event id="{A20934C8-F554-4525-8DA3-C82B650B4787}" time="2025-11-14T22:07:40.89Z">
        <t:Attribution userId="S::srudloff@pivotinteriors.com::9cf714b4-f09e-4f93-a0d9-8a2a0d2f3e11" userProvider="AD" userName="Sandra Rudloff"/>
        <t:Anchor>
          <t:Comment id="520130639"/>
        </t:Anchor>
        <t:Assign userId="S::mguerrero@pivotinteriors.com::18a09bea-4c67-4cd4-bb09-f9cd84d7cbd6" userProvider="AD" userName="Marie Guerrero"/>
      </t:Event>
      <t:Event id="{E4E92720-E6F3-4AA0-A65F-E22ABCFA8250}" time="2025-11-14T22:07:40.89Z">
        <t:Attribution userId="S::srudloff@pivotinteriors.com::9cf714b4-f09e-4f93-a0d9-8a2a0d2f3e11" userProvider="AD" userName="Sandra Rudloff"/>
        <t:Anchor>
          <t:Comment id="520130639"/>
        </t:Anchor>
        <t:SetTitle title="@Marie Guerrero @Brian Hagerty @Amanda Beaudin - Is this true? Or do we have to coordinate shipping on our own?"/>
      </t:Event>
      <t:Event id="{16B2F551-5B2C-A84A-802C-E382026C3A4E}" time="2026-02-05T05:07:03.706Z">
        <t:Attribution userId="S::gary.strickland@getgsi.com::c531d06c-9e21-46fe-9549-e4348db6d13b" userProvider="AD" userName="Gary Strickland"/>
        <t:Progress percentComplete="100"/>
      </t:Event>
    </t:History>
  </t:Task>
  <t:Task id="{29F178DD-3A90-4FB5-B557-34D6436763F4}">
    <t:Anchor>
      <t:Comment id="1949912620"/>
    </t:Anchor>
    <t:History>
      <t:Event id="{5806FD0E-EF57-4811-90BC-2FD03AD8F2F0}" time="2026-02-13T20:55:14.09Z">
        <t:Attribution userId="S::srudloff@pivotinteriors.com::9cf714b4-f09e-4f93-a0d9-8a2a0d2f3e11" userProvider="AD" userName="Sandra Rudloff"/>
        <t:Anchor>
          <t:Comment id="517905136"/>
        </t:Anchor>
        <t:Create/>
      </t:Event>
      <t:Event id="{4847BC7E-8ED8-448C-9DFC-A959E5228A21}" time="2026-02-13T20:55:14.09Z">
        <t:Attribution userId="S::srudloff@pivotinteriors.com::9cf714b4-f09e-4f93-a0d9-8a2a0d2f3e11" userProvider="AD" userName="Sandra Rudloff"/>
        <t:Anchor>
          <t:Comment id="517905136"/>
        </t:Anchor>
        <t:Assign userId="S::bhagerty@pivotinteriors.com::e2ae3756-555f-41a5-accf-58a0f932d4c7" userProvider="AD" userName="Brian Hagerty"/>
      </t:Event>
      <t:Event id="{85FC4301-6B73-415E-A247-EDF4161EE5A3}" time="2026-02-13T20:55:14.09Z">
        <t:Attribution userId="S::srudloff@pivotinteriors.com::9cf714b4-f09e-4f93-a0d9-8a2a0d2f3e11" userProvider="AD" userName="Sandra Rudloff"/>
        <t:Anchor>
          <t:Comment id="517905136"/>
        </t:Anchor>
        <t:SetTitle title="@Brian Hagerty did a scoping session take place? Is this still part of implementation or now phase 2 do to timing?"/>
      </t:Event>
    </t:History>
  </t:Task>
</t:Task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819AEF64E6600A49B92DDC3A4158245A" ma:contentTypeVersion="3" ma:contentTypeDescription="Create a new document." ma:contentTypeScope="" ma:versionID="84c5fad1c72218183c60c8ca0387a65f">
  <xsd:schema xmlns:xsd="http://www.w3.org/2001/XMLSchema" xmlns:xs="http://www.w3.org/2001/XMLSchema" xmlns:p="http://schemas.microsoft.com/office/2006/metadata/properties" xmlns:ns2="d30b9918-9c10-4e4b-8103-7b5bc47d4743" targetNamespace="http://schemas.microsoft.com/office/2006/metadata/properties" ma:root="true" ma:fieldsID="24d23a25873417f0ff672c97c03f6a99" ns2:_="">
    <xsd:import namespace="d30b9918-9c10-4e4b-8103-7b5bc47d4743"/>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30b9918-9c10-4e4b-8103-7b5bc47d474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7FFA7C55-2A4F-4E37-A7D6-D4EC8AFB010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30b9918-9c10-4e4b-8103-7b5bc47d474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0F1D0A64-4647-4CC2-B671-27CAC0A65AED}">
  <ds:schemaRefs>
    <ds:schemaRef ds:uri="http://schemas.microsoft.com/sharepoint/v3/contenttype/forms"/>
  </ds:schemaRefs>
</ds:datastoreItem>
</file>

<file path=customXml/itemProps3.xml><?xml version="1.0" encoding="utf-8"?>
<ds:datastoreItem xmlns:ds="http://schemas.openxmlformats.org/officeDocument/2006/customXml" ds:itemID="{7F7B3F8C-A7AA-4D3F-9DFB-D996D5A4CC32}">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11</TotalTime>
  <Pages>1</Pages>
  <Words>7843</Words>
  <Characters>44710</Characters>
  <Application>Microsoft Office Word</Application>
  <DocSecurity>4</DocSecurity>
  <Lines>372</Lines>
  <Paragraphs>104</Paragraphs>
  <ScaleCrop>false</ScaleCrop>
  <Company/>
  <LinksUpToDate>false</LinksUpToDate>
  <CharactersWithSpaces>52449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Un-named</dc:creator>
  <cp:keywords/>
  <cp:lastModifiedBy>Brian Hagerty</cp:lastModifiedBy>
  <cp:revision>19</cp:revision>
  <dcterms:created xsi:type="dcterms:W3CDTF">2026-02-04T19:02:00Z</dcterms:created>
  <dcterms:modified xsi:type="dcterms:W3CDTF">2026-02-17T20:14:00Z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0x010100819AEF64E6600A49B92DDC3A4158245A</vt:lpwstr>
  </property>
  <property fmtid="{D5CDD505-2E9C-101B-9397-08002B2CF9AE}" pid="3" name="MediaServiceImageTags">
    <vt:lpwstr/>
  </property>
  <property fmtid="{D5CDD505-2E9C-101B-9397-08002B2CF9AE}" pid="4" name="GrammarlyDocumentId">
    <vt:lpwstr>ed980e71-50f5-40fc-a2bb-537d08bf3195</vt:lpwstr>
  </property>
</Properties>
</file>